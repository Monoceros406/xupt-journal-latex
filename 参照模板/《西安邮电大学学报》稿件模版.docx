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F33D" w14:textId="77777777" w:rsidR="00000000" w:rsidRDefault="00000000">
      <w:pPr>
        <w:rPr>
          <w:b/>
          <w:bCs/>
          <w:color w:val="0000FF"/>
          <w:sz w:val="28"/>
          <w:szCs w:val="28"/>
        </w:rPr>
      </w:pPr>
      <w:bookmarkStart w:id="0" w:name="_Hlk155631401"/>
    </w:p>
    <w:p w14:paraId="1A334598" w14:textId="77777777" w:rsidR="00000000" w:rsidRDefault="00000000">
      <w:pPr>
        <w:pStyle w:val="fomalleft"/>
        <w:jc w:val="center"/>
        <w:rPr>
          <w:b/>
        </w:rPr>
      </w:pPr>
      <w:commentRangeStart w:id="1"/>
      <w:r>
        <w:rPr>
          <w:rFonts w:hint="eastAsia"/>
          <w:sz w:val="44"/>
          <w:szCs w:val="44"/>
        </w:rPr>
        <w:t>区块链驱动的边缘计算系统联合优化算法</w:t>
      </w:r>
      <w:bookmarkEnd w:id="0"/>
      <w:commentRangeEnd w:id="1"/>
      <w:r>
        <w:rPr>
          <w:rStyle w:val="CommentReference"/>
          <w:b/>
          <w:szCs w:val="24"/>
        </w:rPr>
        <w:commentReference w:id="1"/>
      </w:r>
    </w:p>
    <w:p w14:paraId="3C0185A0" w14:textId="77777777" w:rsidR="00000000" w:rsidRDefault="00000000">
      <w:pPr>
        <w:jc w:val="center"/>
        <w:rPr>
          <w:rFonts w:ascii="楷体" w:eastAsia="楷体" w:hAnsi="楷体"/>
          <w:color w:val="FF0000"/>
        </w:rPr>
      </w:pPr>
      <w:r>
        <w:rPr>
          <w:rFonts w:ascii="楷体" w:eastAsia="楷体" w:hAnsi="楷体" w:hint="eastAsia"/>
          <w:sz w:val="28"/>
          <w:szCs w:val="28"/>
        </w:rPr>
        <w:t>杜剑波</w:t>
      </w:r>
      <w:r>
        <w:rPr>
          <w:rFonts w:ascii="楷体" w:eastAsia="楷体" w:hAnsi="楷体" w:hint="eastAsia"/>
          <w:sz w:val="28"/>
          <w:szCs w:val="28"/>
          <w:vertAlign w:val="superscript"/>
        </w:rPr>
        <w:t>1,2</w:t>
      </w:r>
      <w:r>
        <w:rPr>
          <w:rFonts w:ascii="楷体" w:eastAsia="楷体" w:hAnsi="楷体" w:hint="eastAsia"/>
          <w:sz w:val="28"/>
          <w:szCs w:val="28"/>
        </w:rPr>
        <w:t>，胥娇</w:t>
      </w:r>
      <w:r>
        <w:rPr>
          <w:rFonts w:ascii="楷体" w:eastAsia="楷体" w:hAnsi="楷体" w:hint="eastAsia"/>
          <w:sz w:val="28"/>
          <w:szCs w:val="28"/>
          <w:vertAlign w:val="superscript"/>
        </w:rPr>
        <w:t>1,2</w:t>
      </w:r>
      <w:r>
        <w:rPr>
          <w:rFonts w:ascii="楷体" w:eastAsia="楷体" w:hAnsi="楷体" w:hint="eastAsia"/>
          <w:sz w:val="28"/>
          <w:szCs w:val="28"/>
        </w:rPr>
        <w:t>，姜静</w:t>
      </w:r>
      <w:r>
        <w:rPr>
          <w:rFonts w:ascii="楷体" w:eastAsia="楷体" w:hAnsi="楷体" w:hint="eastAsia"/>
          <w:sz w:val="28"/>
          <w:szCs w:val="28"/>
          <w:vertAlign w:val="superscript"/>
        </w:rPr>
        <w:t>2,3</w:t>
      </w:r>
      <w:r>
        <w:rPr>
          <w:rFonts w:ascii="楷体" w:eastAsia="楷体" w:hAnsi="楷体" w:hint="eastAsia"/>
          <w:sz w:val="28"/>
          <w:szCs w:val="28"/>
        </w:rPr>
        <w:t>，曾耀平</w:t>
      </w:r>
      <w:r>
        <w:rPr>
          <w:rFonts w:ascii="楷体" w:eastAsia="楷体" w:hAnsi="楷体" w:hint="eastAsia"/>
          <w:sz w:val="28"/>
          <w:szCs w:val="28"/>
          <w:vertAlign w:val="superscript"/>
        </w:rPr>
        <w:t>1,2</w:t>
      </w:r>
      <w:r>
        <w:rPr>
          <w:rFonts w:ascii="楷体" w:eastAsia="楷体" w:hAnsi="楷体" w:hint="eastAsia"/>
          <w:sz w:val="28"/>
          <w:szCs w:val="28"/>
        </w:rPr>
        <w:t>，金蓉</w:t>
      </w:r>
      <w:r>
        <w:rPr>
          <w:rFonts w:ascii="楷体" w:eastAsia="楷体" w:hAnsi="楷体" w:hint="eastAsia"/>
          <w:sz w:val="28"/>
          <w:szCs w:val="28"/>
          <w:vertAlign w:val="superscript"/>
        </w:rPr>
        <w:t>1,2</w:t>
      </w:r>
      <w:r>
        <w:rPr>
          <w:rFonts w:ascii="楷体" w:eastAsia="楷体" w:hAnsi="楷体" w:hint="eastAsia"/>
          <w:sz w:val="28"/>
          <w:szCs w:val="28"/>
        </w:rPr>
        <w:t>，何华</w:t>
      </w:r>
      <w:r>
        <w:rPr>
          <w:rFonts w:ascii="楷体" w:eastAsia="楷体" w:hAnsi="楷体" w:hint="eastAsia"/>
          <w:sz w:val="28"/>
          <w:szCs w:val="28"/>
          <w:vertAlign w:val="superscript"/>
        </w:rPr>
        <w:t>1,2</w:t>
      </w:r>
    </w:p>
    <w:p w14:paraId="217027D0" w14:textId="77777777" w:rsidR="00000000" w:rsidRDefault="00000000">
      <w:pPr>
        <w:jc w:val="center"/>
        <w:rPr>
          <w:rFonts w:ascii="仿宋" w:eastAsia="仿宋" w:hAnsi="仿宋" w:hint="eastAsia"/>
          <w:sz w:val="18"/>
          <w:szCs w:val="18"/>
        </w:rPr>
      </w:pPr>
      <w:commentRangeStart w:id="2"/>
      <w:r>
        <w:rPr>
          <w:rFonts w:ascii="仿宋" w:eastAsia="仿宋" w:hAnsi="仿宋" w:hint="eastAsia"/>
          <w:sz w:val="18"/>
          <w:szCs w:val="18"/>
        </w:rPr>
        <w:t>(1.西安邮电大学 通信与信息工程学院</w:t>
      </w:r>
      <w:r>
        <w:rPr>
          <w:rFonts w:ascii="仿宋" w:eastAsia="仿宋" w:hAnsi="仿宋"/>
          <w:sz w:val="18"/>
          <w:szCs w:val="18"/>
        </w:rPr>
        <w:t xml:space="preserve">，陕西 西安 </w:t>
      </w:r>
      <w:r>
        <w:rPr>
          <w:rFonts w:ascii="仿宋" w:eastAsia="仿宋" w:hAnsi="仿宋" w:hint="eastAsia"/>
          <w:sz w:val="18"/>
          <w:szCs w:val="18"/>
        </w:rPr>
        <w:t>710121；</w:t>
      </w:r>
    </w:p>
    <w:p w14:paraId="66B4247C" w14:textId="77777777" w:rsidR="00000000" w:rsidRDefault="00000000">
      <w:pPr>
        <w:jc w:val="center"/>
        <w:rPr>
          <w:rFonts w:ascii="仿宋" w:eastAsia="仿宋" w:hAnsi="仿宋" w:hint="eastAsia"/>
          <w:sz w:val="18"/>
          <w:szCs w:val="18"/>
        </w:rPr>
      </w:pPr>
      <w:r>
        <w:rPr>
          <w:rFonts w:ascii="仿宋" w:eastAsia="仿宋" w:hAnsi="仿宋" w:hint="eastAsia"/>
          <w:sz w:val="18"/>
          <w:szCs w:val="18"/>
        </w:rPr>
        <w:t>2.陕西省信息通信网络及安全重点实验室</w:t>
      </w:r>
      <w:r>
        <w:rPr>
          <w:rFonts w:ascii="仿宋" w:eastAsia="仿宋" w:hAnsi="仿宋"/>
          <w:sz w:val="18"/>
          <w:szCs w:val="18"/>
        </w:rPr>
        <w:t xml:space="preserve">，陕西 西安 </w:t>
      </w:r>
      <w:r>
        <w:rPr>
          <w:rFonts w:ascii="仿宋" w:eastAsia="仿宋" w:hAnsi="仿宋" w:hint="eastAsia"/>
          <w:sz w:val="18"/>
          <w:szCs w:val="18"/>
        </w:rPr>
        <w:t>710121；</w:t>
      </w:r>
    </w:p>
    <w:p w14:paraId="27E8A5A8" w14:textId="77777777" w:rsidR="00000000" w:rsidRDefault="00000000">
      <w:pPr>
        <w:jc w:val="center"/>
        <w:rPr>
          <w:rFonts w:ascii="仿宋" w:eastAsia="仿宋" w:hAnsi="仿宋"/>
          <w:kern w:val="0"/>
        </w:rPr>
      </w:pPr>
      <w:r>
        <w:rPr>
          <w:rFonts w:ascii="仿宋" w:eastAsia="仿宋" w:hAnsi="仿宋" w:hint="eastAsia"/>
          <w:sz w:val="18"/>
          <w:szCs w:val="18"/>
        </w:rPr>
        <w:t>3.西安邮电大学 科研处</w:t>
      </w:r>
      <w:r>
        <w:rPr>
          <w:rFonts w:ascii="仿宋" w:eastAsia="仿宋" w:hAnsi="仿宋"/>
          <w:sz w:val="18"/>
          <w:szCs w:val="18"/>
        </w:rPr>
        <w:t xml:space="preserve">，陕西 西安 </w:t>
      </w:r>
      <w:r>
        <w:rPr>
          <w:rFonts w:ascii="仿宋" w:eastAsia="仿宋" w:hAnsi="仿宋" w:hint="eastAsia"/>
          <w:sz w:val="18"/>
          <w:szCs w:val="18"/>
        </w:rPr>
        <w:t>710121）</w:t>
      </w:r>
      <w:commentRangeEnd w:id="2"/>
      <w:r>
        <w:rPr>
          <w:rStyle w:val="CommentReference"/>
          <w:rFonts w:ascii="仿宋" w:eastAsia="仿宋" w:hAnsi="仿宋"/>
          <w:kern w:val="0"/>
          <w:szCs w:val="24"/>
        </w:rPr>
        <w:commentReference w:id="2"/>
      </w:r>
    </w:p>
    <w:p w14:paraId="2327D422" w14:textId="77777777" w:rsidR="00000000" w:rsidRDefault="00000000">
      <w:pPr>
        <w:snapToGrid w:val="0"/>
        <w:spacing w:line="300" w:lineRule="exact"/>
        <w:rPr>
          <w:rFonts w:hint="eastAsia"/>
          <w:kern w:val="0"/>
          <w:sz w:val="18"/>
          <w:szCs w:val="18"/>
        </w:rPr>
      </w:pPr>
      <w:commentRangeStart w:id="3"/>
      <w:r>
        <w:rPr>
          <w:rFonts w:ascii="黑体" w:eastAsia="黑体" w:hAnsi="黑体" w:hint="eastAsia"/>
          <w:b/>
          <w:kern w:val="0"/>
          <w:sz w:val="18"/>
          <w:szCs w:val="18"/>
        </w:rPr>
        <w:t>摘 要</w:t>
      </w:r>
      <w:commentRangeEnd w:id="3"/>
      <w:r>
        <w:rPr>
          <w:rStyle w:val="CommentReference"/>
          <w:rFonts w:ascii="黑体" w:eastAsia="黑体" w:hAnsi="黑体" w:hint="eastAsia"/>
          <w:b/>
          <w:kern w:val="0"/>
          <w:sz w:val="18"/>
          <w:szCs w:val="18"/>
        </w:rPr>
        <w:commentReference w:id="3"/>
      </w:r>
      <w:r>
        <w:rPr>
          <w:rFonts w:ascii="黑体" w:eastAsia="黑体" w:hAnsi="黑体" w:hint="eastAsia"/>
          <w:b/>
          <w:kern w:val="0"/>
          <w:sz w:val="18"/>
          <w:szCs w:val="18"/>
        </w:rPr>
        <w:t>：</w:t>
      </w:r>
      <w:bookmarkStart w:id="4" w:name="OLE_LINK18"/>
      <w:bookmarkStart w:id="5" w:name="OLE_LINK17"/>
      <w:r>
        <w:rPr>
          <w:rFonts w:hint="eastAsia"/>
          <w:kern w:val="0"/>
          <w:sz w:val="18"/>
          <w:szCs w:val="18"/>
        </w:rPr>
        <w:t>针对物联网设备在任务处理过程中能耗高及来自不同运营商的实体之间缺乏信任等问题，提出一种区块链驱动的边缘计算</w:t>
      </w:r>
      <w:r>
        <w:rPr>
          <w:rFonts w:hint="eastAsia"/>
          <w:kern w:val="0"/>
          <w:sz w:val="18"/>
          <w:szCs w:val="18"/>
        </w:rPr>
        <w:t>(Multi-access Edge Computing, MEC)</w:t>
      </w:r>
      <w:r>
        <w:rPr>
          <w:rFonts w:hint="eastAsia"/>
          <w:kern w:val="0"/>
          <w:sz w:val="18"/>
          <w:szCs w:val="18"/>
        </w:rPr>
        <w:t>系统联合优化算法。构建多接入边缘计算网络架构，其中基站作为边缘节点，同时兼具区块链子系统共识节点的功能。在可信性保证及用户服务质量保障的前提下，通过联合优化接入控制及计算资源分配策略，降低物联网设备的平均总能耗。考虑到网络的动态特性和信息获取的不确定性，将问题重建为马尔可夫决策过程，并采用基于深度确定性策略梯度</w:t>
      </w:r>
      <w:r>
        <w:rPr>
          <w:rFonts w:hint="eastAsia"/>
          <w:kern w:val="0"/>
          <w:sz w:val="18"/>
          <w:szCs w:val="18"/>
        </w:rPr>
        <w:t>(Deep Deterministic Policy Gradient, DDPG)</w:t>
      </w:r>
      <w:r>
        <w:rPr>
          <w:rFonts w:hint="eastAsia"/>
          <w:kern w:val="0"/>
          <w:sz w:val="18"/>
          <w:szCs w:val="18"/>
        </w:rPr>
        <w:t>的自适应决策算法求解。仿真结果表明，与随机接入算法和演员评论家算法相比，该算法能有效地降低网络能耗，提高</w:t>
      </w:r>
      <w:r>
        <w:rPr>
          <w:rFonts w:hint="eastAsia"/>
          <w:kern w:val="0"/>
          <w:sz w:val="18"/>
          <w:szCs w:val="18"/>
        </w:rPr>
        <w:t>DDPG</w:t>
      </w:r>
      <w:r>
        <w:rPr>
          <w:rFonts w:hint="eastAsia"/>
          <w:kern w:val="0"/>
          <w:sz w:val="18"/>
          <w:szCs w:val="18"/>
        </w:rPr>
        <w:t>智能体的长期平均累积奖励。</w:t>
      </w:r>
      <w:bookmarkEnd w:id="4"/>
      <w:bookmarkEnd w:id="5"/>
    </w:p>
    <w:p w14:paraId="4A01D55F" w14:textId="77777777" w:rsidR="00000000" w:rsidRDefault="00000000">
      <w:pPr>
        <w:snapToGrid w:val="0"/>
        <w:spacing w:line="360" w:lineRule="exact"/>
        <w:rPr>
          <w:kern w:val="0"/>
          <w:highlight w:val="yellow"/>
        </w:rPr>
      </w:pPr>
      <w:commentRangeStart w:id="6"/>
      <w:r>
        <w:rPr>
          <w:rFonts w:ascii="黑体" w:eastAsia="黑体" w:hAnsi="黑体" w:hint="eastAsia"/>
          <w:b/>
          <w:kern w:val="0"/>
          <w:sz w:val="18"/>
          <w:szCs w:val="18"/>
        </w:rPr>
        <w:t>关键词</w:t>
      </w:r>
      <w:commentRangeEnd w:id="6"/>
      <w:r>
        <w:rPr>
          <w:rStyle w:val="CommentReference"/>
          <w:rFonts w:ascii="黑体" w:eastAsia="黑体" w:hAnsi="黑体" w:hint="eastAsia"/>
          <w:b/>
          <w:kern w:val="0"/>
          <w:sz w:val="18"/>
          <w:szCs w:val="18"/>
        </w:rPr>
        <w:commentReference w:id="6"/>
      </w:r>
      <w:r>
        <w:rPr>
          <w:rFonts w:ascii="黑体" w:eastAsia="黑体" w:hAnsi="黑体" w:hint="eastAsia"/>
          <w:b/>
          <w:kern w:val="0"/>
          <w:sz w:val="18"/>
          <w:szCs w:val="18"/>
        </w:rPr>
        <w:t>：</w:t>
      </w:r>
      <w:r>
        <w:rPr>
          <w:rFonts w:hint="eastAsia"/>
          <w:kern w:val="0"/>
          <w:sz w:val="18"/>
          <w:szCs w:val="18"/>
        </w:rPr>
        <w:t>多接入边缘计算；</w:t>
      </w:r>
      <w:r>
        <w:rPr>
          <w:kern w:val="0"/>
          <w:sz w:val="18"/>
          <w:szCs w:val="18"/>
        </w:rPr>
        <w:t>区块链</w:t>
      </w:r>
      <w:r>
        <w:rPr>
          <w:rFonts w:hint="eastAsia"/>
          <w:kern w:val="0"/>
          <w:sz w:val="18"/>
          <w:szCs w:val="18"/>
        </w:rPr>
        <w:t>；马尔可夫决策过程；</w:t>
      </w:r>
      <w:r>
        <w:rPr>
          <w:kern w:val="0"/>
          <w:sz w:val="18"/>
          <w:szCs w:val="18"/>
        </w:rPr>
        <w:t>深度确定性策略梯度算法</w:t>
      </w:r>
      <w:r>
        <w:rPr>
          <w:rFonts w:hint="eastAsia"/>
          <w:sz w:val="18"/>
          <w:szCs w:val="18"/>
        </w:rPr>
        <w:t>；</w:t>
      </w:r>
      <w:r>
        <w:rPr>
          <w:rFonts w:hint="eastAsia"/>
          <w:kern w:val="0"/>
          <w:sz w:val="18"/>
          <w:szCs w:val="18"/>
        </w:rPr>
        <w:t>网络能耗</w:t>
      </w:r>
    </w:p>
    <w:p w14:paraId="4363801E" w14:textId="77777777" w:rsidR="00000000" w:rsidRDefault="00000000">
      <w:pPr>
        <w:snapToGrid w:val="0"/>
        <w:spacing w:line="360" w:lineRule="exact"/>
        <w:rPr>
          <w:kern w:val="0"/>
          <w:sz w:val="18"/>
          <w:szCs w:val="18"/>
        </w:rPr>
      </w:pPr>
      <w:commentRangeStart w:id="7"/>
      <w:r>
        <w:rPr>
          <w:rFonts w:ascii="黑体" w:eastAsia="黑体" w:hAnsi="黑体" w:hint="eastAsia"/>
          <w:b/>
          <w:kern w:val="0"/>
          <w:sz w:val="18"/>
          <w:szCs w:val="18"/>
        </w:rPr>
        <w:t>中图分类号</w:t>
      </w:r>
      <w:commentRangeEnd w:id="7"/>
      <w:r>
        <w:rPr>
          <w:rStyle w:val="CommentReference"/>
          <w:rFonts w:ascii="黑体" w:eastAsia="黑体" w:hAnsi="黑体" w:hint="eastAsia"/>
          <w:b/>
          <w:kern w:val="0"/>
          <w:sz w:val="18"/>
          <w:szCs w:val="18"/>
        </w:rPr>
        <w:commentReference w:id="7"/>
      </w:r>
      <w:r>
        <w:rPr>
          <w:rFonts w:ascii="黑体" w:eastAsia="黑体" w:hAnsi="黑体" w:hint="eastAsia"/>
          <w:b/>
          <w:kern w:val="0"/>
          <w:sz w:val="18"/>
          <w:szCs w:val="18"/>
        </w:rPr>
        <w:t>：</w:t>
      </w:r>
      <w:r>
        <w:rPr>
          <w:rFonts w:hint="eastAsia"/>
          <w:kern w:val="0"/>
          <w:sz w:val="18"/>
          <w:szCs w:val="18"/>
        </w:rPr>
        <w:t>TN929.5</w:t>
      </w:r>
      <w:r>
        <w:rPr>
          <w:rFonts w:hint="eastAsia"/>
          <w:sz w:val="18"/>
          <w:szCs w:val="18"/>
        </w:rPr>
        <w:t>；</w:t>
      </w:r>
      <w:r>
        <w:rPr>
          <w:rFonts w:hint="eastAsia"/>
          <w:kern w:val="0"/>
          <w:sz w:val="18"/>
          <w:szCs w:val="18"/>
        </w:rPr>
        <w:t>TP</w:t>
      </w:r>
      <w:r>
        <w:rPr>
          <w:kern w:val="0"/>
          <w:sz w:val="18"/>
          <w:szCs w:val="18"/>
        </w:rPr>
        <w:t>18</w:t>
      </w:r>
    </w:p>
    <w:p w14:paraId="5B36DA3C" w14:textId="77777777" w:rsidR="00000000" w:rsidRDefault="00000000">
      <w:pPr>
        <w:jc w:val="center"/>
        <w:rPr>
          <w:rFonts w:eastAsia="黑体"/>
          <w:b/>
          <w:sz w:val="40"/>
          <w:szCs w:val="28"/>
        </w:rPr>
      </w:pPr>
      <w:commentRangeStart w:id="8"/>
      <w:r>
        <w:rPr>
          <w:rFonts w:eastAsia="黑体"/>
          <w:b/>
          <w:sz w:val="40"/>
          <w:szCs w:val="28"/>
        </w:rPr>
        <w:t>Joint optimization algorithm for blockchain driven edge computing systems</w:t>
      </w:r>
      <w:commentRangeEnd w:id="8"/>
      <w:r>
        <w:rPr>
          <w:rStyle w:val="CommentReference"/>
          <w:rFonts w:eastAsia="黑体"/>
          <w:b/>
          <w:sz w:val="40"/>
          <w:szCs w:val="28"/>
        </w:rPr>
        <w:commentReference w:id="8"/>
      </w:r>
    </w:p>
    <w:p w14:paraId="625F19BE" w14:textId="77777777" w:rsidR="00000000" w:rsidRDefault="00000000">
      <w:pPr>
        <w:jc w:val="center"/>
        <w:rPr>
          <w:sz w:val="24"/>
          <w:vertAlign w:val="superscript"/>
        </w:rPr>
      </w:pPr>
      <w:commentRangeStart w:id="9"/>
      <w:r>
        <w:rPr>
          <w:rFonts w:hint="eastAsia"/>
          <w:sz w:val="24"/>
        </w:rPr>
        <w:t xml:space="preserve">DU </w:t>
      </w:r>
      <w:r>
        <w:rPr>
          <w:sz w:val="24"/>
        </w:rPr>
        <w:t>Jianbo</w:t>
      </w:r>
      <w:r>
        <w:rPr>
          <w:sz w:val="24"/>
          <w:vertAlign w:val="superscript"/>
        </w:rPr>
        <w:t>1</w:t>
      </w:r>
      <w:r>
        <w:rPr>
          <w:rFonts w:hint="eastAsia"/>
          <w:sz w:val="24"/>
          <w:vertAlign w:val="superscript"/>
        </w:rPr>
        <w:t>,2</w:t>
      </w:r>
      <w:r>
        <w:rPr>
          <w:rFonts w:hint="eastAsia"/>
          <w:sz w:val="24"/>
        </w:rPr>
        <w:t xml:space="preserve">, XU </w:t>
      </w:r>
      <w:r>
        <w:rPr>
          <w:sz w:val="24"/>
        </w:rPr>
        <w:t>Jiao</w:t>
      </w:r>
      <w:r>
        <w:rPr>
          <w:sz w:val="24"/>
          <w:vertAlign w:val="superscript"/>
        </w:rPr>
        <w:t>1</w:t>
      </w:r>
      <w:r>
        <w:rPr>
          <w:rFonts w:hint="eastAsia"/>
          <w:sz w:val="24"/>
          <w:vertAlign w:val="superscript"/>
        </w:rPr>
        <w:t>,2</w:t>
      </w:r>
      <w:r>
        <w:rPr>
          <w:rFonts w:hint="eastAsia"/>
          <w:sz w:val="24"/>
        </w:rPr>
        <w:t xml:space="preserve">, JIANG </w:t>
      </w:r>
      <w:r>
        <w:rPr>
          <w:rFonts w:eastAsia="楷体"/>
          <w:sz w:val="24"/>
        </w:rPr>
        <w:t>Jing</w:t>
      </w:r>
      <w:r>
        <w:rPr>
          <w:rFonts w:eastAsia="楷体"/>
          <w:sz w:val="24"/>
          <w:vertAlign w:val="superscript"/>
        </w:rPr>
        <w:t>2</w:t>
      </w:r>
      <w:r>
        <w:rPr>
          <w:rFonts w:eastAsia="楷体" w:hint="eastAsia"/>
          <w:sz w:val="24"/>
          <w:vertAlign w:val="superscript"/>
        </w:rPr>
        <w:t>,3</w:t>
      </w:r>
      <w:r>
        <w:rPr>
          <w:rFonts w:eastAsia="楷体"/>
          <w:sz w:val="24"/>
        </w:rPr>
        <w:t>，</w:t>
      </w:r>
      <w:r>
        <w:rPr>
          <w:rFonts w:eastAsia="楷体" w:hint="eastAsia"/>
          <w:sz w:val="24"/>
        </w:rPr>
        <w:t xml:space="preserve">ZENG </w:t>
      </w:r>
      <w:r>
        <w:rPr>
          <w:rFonts w:eastAsia="楷体"/>
          <w:sz w:val="24"/>
        </w:rPr>
        <w:t>Yaoping</w:t>
      </w:r>
      <w:r>
        <w:rPr>
          <w:sz w:val="24"/>
          <w:vertAlign w:val="superscript"/>
        </w:rPr>
        <w:t>1</w:t>
      </w:r>
      <w:r>
        <w:rPr>
          <w:rFonts w:hint="eastAsia"/>
          <w:sz w:val="24"/>
          <w:vertAlign w:val="superscript"/>
        </w:rPr>
        <w:t>,2</w:t>
      </w:r>
      <w:r>
        <w:rPr>
          <w:rFonts w:hint="eastAsia"/>
          <w:sz w:val="24"/>
        </w:rPr>
        <w:t xml:space="preserve">, JIN </w:t>
      </w:r>
      <w:r>
        <w:rPr>
          <w:rFonts w:eastAsia="楷体"/>
          <w:sz w:val="24"/>
        </w:rPr>
        <w:t>Rong</w:t>
      </w:r>
      <w:r>
        <w:rPr>
          <w:sz w:val="24"/>
          <w:vertAlign w:val="superscript"/>
        </w:rPr>
        <w:t>1</w:t>
      </w:r>
      <w:r>
        <w:rPr>
          <w:rFonts w:hint="eastAsia"/>
          <w:sz w:val="24"/>
          <w:vertAlign w:val="superscript"/>
        </w:rPr>
        <w:t>,2</w:t>
      </w:r>
      <w:r>
        <w:rPr>
          <w:rFonts w:hint="eastAsia"/>
          <w:sz w:val="24"/>
        </w:rPr>
        <w:t xml:space="preserve">, HE </w:t>
      </w:r>
      <w:r>
        <w:rPr>
          <w:rFonts w:eastAsia="楷体"/>
          <w:sz w:val="24"/>
        </w:rPr>
        <w:t>Hua</w:t>
      </w:r>
      <w:r>
        <w:rPr>
          <w:sz w:val="24"/>
          <w:vertAlign w:val="superscript"/>
        </w:rPr>
        <w:t>1</w:t>
      </w:r>
      <w:r>
        <w:rPr>
          <w:rFonts w:hint="eastAsia"/>
          <w:sz w:val="24"/>
          <w:vertAlign w:val="superscript"/>
        </w:rPr>
        <w:t>,2</w:t>
      </w:r>
      <w:commentRangeEnd w:id="9"/>
      <w:r>
        <w:rPr>
          <w:rStyle w:val="CommentReference"/>
          <w:sz w:val="24"/>
          <w:szCs w:val="24"/>
          <w:vertAlign w:val="superscript"/>
        </w:rPr>
        <w:commentReference w:id="9"/>
      </w:r>
    </w:p>
    <w:p w14:paraId="756B8814" w14:textId="77777777" w:rsidR="00000000" w:rsidRDefault="00000000">
      <w:pPr>
        <w:pStyle w:val="a0"/>
      </w:pPr>
      <w:r>
        <w:rPr>
          <w:rFonts w:hint="eastAsia"/>
        </w:rPr>
        <w:t>(</w:t>
      </w:r>
      <w:commentRangeStart w:id="10"/>
      <w:r>
        <w:rPr>
          <w:rFonts w:hint="eastAsia"/>
        </w:rPr>
        <w:t>1. S</w:t>
      </w:r>
      <w:r>
        <w:t xml:space="preserve">chool of Communications and Information Engineering, </w:t>
      </w:r>
      <w:r>
        <w:rPr>
          <w:rFonts w:hint="eastAsia"/>
        </w:rPr>
        <w:t>X</w:t>
      </w:r>
      <w:r>
        <w:t>i’an University of Posts and Telecommunications,</w:t>
      </w:r>
      <w:r>
        <w:rPr>
          <w:rFonts w:hint="eastAsia"/>
        </w:rPr>
        <w:t xml:space="preserve"> </w:t>
      </w:r>
      <w:r>
        <w:t xml:space="preserve">Xi’an </w:t>
      </w:r>
      <w:r>
        <w:rPr>
          <w:rFonts w:hint="eastAsia"/>
        </w:rPr>
        <w:t>710121</w:t>
      </w:r>
      <w:r>
        <w:t>, China</w:t>
      </w:r>
      <w:r>
        <w:rPr>
          <w:rFonts w:hint="eastAsia"/>
        </w:rPr>
        <w:t xml:space="preserve">; 2. </w:t>
      </w:r>
      <w:r>
        <w:t xml:space="preserve">Shaanxi Key Laboratory of Information Communication Network and Security, Xi’an </w:t>
      </w:r>
      <w:r>
        <w:rPr>
          <w:rFonts w:hint="eastAsia"/>
        </w:rPr>
        <w:t>710121</w:t>
      </w:r>
      <w:r>
        <w:t>, China</w:t>
      </w:r>
      <w:r>
        <w:rPr>
          <w:rFonts w:hint="eastAsia"/>
        </w:rPr>
        <w:t>;</w:t>
      </w:r>
      <w:r>
        <w:t xml:space="preserve"> </w:t>
      </w:r>
      <w:r>
        <w:rPr>
          <w:rFonts w:hint="eastAsia"/>
        </w:rPr>
        <w:t xml:space="preserve">3. </w:t>
      </w:r>
      <w:r>
        <w:t>Office of Academic Research</w:t>
      </w:r>
      <w:r>
        <w:rPr>
          <w:rFonts w:hint="eastAsia"/>
        </w:rPr>
        <w:t>, X</w:t>
      </w:r>
      <w:r>
        <w:t xml:space="preserve">i’an University of Posts and Telecommunications, Xi’an </w:t>
      </w:r>
      <w:r>
        <w:rPr>
          <w:rFonts w:hint="eastAsia"/>
        </w:rPr>
        <w:t>710121</w:t>
      </w:r>
      <w:r>
        <w:t>, China</w:t>
      </w:r>
      <w:commentRangeEnd w:id="10"/>
      <w:r>
        <w:rPr>
          <w:rStyle w:val="CommentReference"/>
          <w:rFonts w:hint="eastAsia"/>
          <w:szCs w:val="24"/>
        </w:rPr>
        <w:commentReference w:id="10"/>
      </w:r>
      <w:r>
        <w:rPr>
          <w:rFonts w:hint="eastAsia"/>
        </w:rPr>
        <w:t>)</w:t>
      </w:r>
    </w:p>
    <w:p w14:paraId="39506359" w14:textId="77777777" w:rsidR="00000000" w:rsidRDefault="00000000">
      <w:pPr>
        <w:pStyle w:val="CommentText"/>
        <w:snapToGrid w:val="0"/>
        <w:spacing w:line="300" w:lineRule="exact"/>
        <w:jc w:val="both"/>
        <w:rPr>
          <w:ins w:id="11" w:author="admin" w:date="2024-03-05T09:17:00Z"/>
          <w:sz w:val="18"/>
          <w:szCs w:val="18"/>
        </w:rPr>
      </w:pPr>
      <w:commentRangeStart w:id="12"/>
      <w:r>
        <w:rPr>
          <w:rFonts w:eastAsia="黑体"/>
          <w:b/>
          <w:sz w:val="18"/>
          <w:szCs w:val="18"/>
        </w:rPr>
        <w:t>A</w:t>
      </w:r>
      <w:r>
        <w:rPr>
          <w:rFonts w:eastAsia="黑体" w:hint="eastAsia"/>
          <w:b/>
          <w:sz w:val="18"/>
          <w:szCs w:val="18"/>
        </w:rPr>
        <w:t>bs</w:t>
      </w:r>
      <w:r>
        <w:rPr>
          <w:rFonts w:eastAsia="黑体"/>
          <w:b/>
          <w:sz w:val="18"/>
          <w:szCs w:val="18"/>
        </w:rPr>
        <w:t>tract</w:t>
      </w:r>
      <w:r>
        <w:rPr>
          <w:rFonts w:hint="eastAsia"/>
          <w:sz w:val="18"/>
          <w:szCs w:val="18"/>
        </w:rPr>
        <w:t>:</w:t>
      </w:r>
      <w:commentRangeEnd w:id="12"/>
      <w:r>
        <w:rPr>
          <w:rStyle w:val="CommentReference"/>
          <w:sz w:val="18"/>
          <w:szCs w:val="18"/>
        </w:rPr>
        <w:commentReference w:id="12"/>
      </w:r>
      <w:r>
        <w:rPr>
          <w:sz w:val="18"/>
          <w:szCs w:val="18"/>
        </w:rPr>
        <w:t xml:space="preserve"> </w:t>
      </w:r>
      <w:r>
        <w:t xml:space="preserve"> </w:t>
      </w:r>
      <w:r>
        <w:rPr>
          <w:sz w:val="18"/>
          <w:szCs w:val="18"/>
        </w:rPr>
        <w:t xml:space="preserve">For the problems of high energy consumption during the task processing of Internet of Things (IoT) devices, and the lack of trust between entities from different operators, a joint optimization algorithm is proposed for a blockchain-driven Multi-access Edge Computing (MEC) system. An MEC network architecture is built, in which base stations serve as edge nodes, while also serving the function of consensus nodes in the blockchain subsystem. With a focus on ensuring the trustworthiness and guaranteeing the quality of services, the algorithm aims to reduce the average total energy consumption of IoT devices through the joint optimization of access control and computing resource allocation strategies. Considering the dynamic nature of the network and uncertainties in information retrieval, the problem is reformulated as a Markov decision process, and an </w:t>
      </w:r>
    </w:p>
    <w:p w14:paraId="5C001F61" w14:textId="77777777" w:rsidR="00000000" w:rsidRDefault="00000000">
      <w:pPr>
        <w:pStyle w:val="CommentText"/>
        <w:snapToGrid w:val="0"/>
        <w:spacing w:line="300" w:lineRule="exact"/>
        <w:jc w:val="both"/>
        <w:rPr>
          <w:rFonts w:hint="eastAsia"/>
          <w:sz w:val="18"/>
          <w:szCs w:val="18"/>
        </w:rPr>
      </w:pPr>
      <w:r>
        <w:rPr>
          <w:sz w:val="18"/>
          <w:szCs w:val="18"/>
        </w:rPr>
        <w:t>adaptive decision algorithm based on Deep Deterministic Policy Gradient (DDPG) is employed for problem solving. Simulation results indicate that, compared with the random access algorithms and the actor-critic algorithms, the proposed algorithm can effectively reduce network energy consumption, and can enhance the long-term average cumulative rewards of the DDPG intelligent agent.</w:t>
      </w:r>
    </w:p>
    <w:p w14:paraId="0BC0A21C" w14:textId="2A0D2FA1" w:rsidR="00000000" w:rsidRDefault="00993FB6">
      <w:pPr>
        <w:snapToGrid w:val="0"/>
        <w:spacing w:line="300" w:lineRule="exact"/>
        <w:rPr>
          <w:kern w:val="0"/>
          <w:sz w:val="18"/>
          <w:szCs w:val="18"/>
        </w:rPr>
      </w:pPr>
      <w:ins w:id="13" w:author="admin" w:date="2024-03-05T09:49:00Z">
        <w:r>
          <w:rPr>
            <w:noProof/>
          </w:rPr>
          <mc:AlternateContent>
            <mc:Choice Requires="wpg">
              <w:drawing>
                <wp:anchor distT="0" distB="0" distL="114300" distR="114300" simplePos="0" relativeHeight="251657728" behindDoc="0" locked="0" layoutInCell="1" allowOverlap="1" wp14:anchorId="66B59949" wp14:editId="643A4245">
                  <wp:simplePos x="0" y="0"/>
                  <wp:positionH relativeFrom="column">
                    <wp:posOffset>8890</wp:posOffset>
                  </wp:positionH>
                  <wp:positionV relativeFrom="paragraph">
                    <wp:posOffset>478155</wp:posOffset>
                  </wp:positionV>
                  <wp:extent cx="5624830" cy="1183005"/>
                  <wp:effectExtent l="0" t="0" r="0" b="0"/>
                  <wp:wrapSquare wrapText="bothSides"/>
                  <wp:docPr id="183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4830" cy="1183005"/>
                            <a:chOff x="1134" y="13037"/>
                            <a:chExt cx="9636" cy="1117"/>
                          </a:xfrm>
                        </wpg:grpSpPr>
                        <wps:wsp>
                          <wps:cNvPr id="1832" name="Text Box 18"/>
                          <wps:cNvSpPr txBox="1">
                            <a:spLocks noChangeArrowheads="1"/>
                          </wps:cNvSpPr>
                          <wps:spPr bwMode="auto">
                            <a:xfrm>
                              <a:off x="1134" y="13099"/>
                              <a:ext cx="9636" cy="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B29BEA0" w14:textId="77777777" w:rsidR="00000000" w:rsidRDefault="00000000">
                                <w:pPr>
                                  <w:snapToGrid w:val="0"/>
                                  <w:spacing w:line="240" w:lineRule="atLeast"/>
                                  <w:rPr>
                                    <w:sz w:val="18"/>
                                    <w:szCs w:val="18"/>
                                  </w:rPr>
                                </w:pPr>
                                <w:r>
                                  <w:rPr>
                                    <w:rFonts w:ascii="黑体" w:eastAsia="黑体" w:hAnsi="宋体" w:hint="eastAsia"/>
                                    <w:sz w:val="18"/>
                                    <w:szCs w:val="18"/>
                                  </w:rPr>
                                  <w:t>收稿日期</w:t>
                                </w:r>
                                <w:r>
                                  <w:rPr>
                                    <w:rFonts w:hAnsi="宋体"/>
                                    <w:sz w:val="18"/>
                                    <w:szCs w:val="18"/>
                                  </w:rPr>
                                  <w:t>：</w:t>
                                </w:r>
                                <w:r>
                                  <w:rPr>
                                    <w:sz w:val="18"/>
                                    <w:szCs w:val="18"/>
                                  </w:rPr>
                                  <w:t>2023-09-29</w:t>
                                </w:r>
                              </w:p>
                              <w:p w14:paraId="0B82E98D" w14:textId="77777777" w:rsidR="00000000" w:rsidRDefault="00000000">
                                <w:pPr>
                                  <w:snapToGrid w:val="0"/>
                                  <w:spacing w:line="240" w:lineRule="atLeast"/>
                                  <w:ind w:left="900" w:hangingChars="500" w:hanging="900"/>
                                  <w:rPr>
                                    <w:rFonts w:hint="eastAsia"/>
                                    <w:sz w:val="18"/>
                                    <w:szCs w:val="18"/>
                                    <w:highlight w:val="yellow"/>
                                  </w:rPr>
                                </w:pPr>
                                <w:r>
                                  <w:rPr>
                                    <w:rFonts w:ascii="黑体" w:eastAsia="黑体" w:hAnsi="宋体"/>
                                    <w:sz w:val="18"/>
                                    <w:szCs w:val="18"/>
                                  </w:rPr>
                                  <w:t>基金项目</w:t>
                                </w:r>
                                <w:r>
                                  <w:rPr>
                                    <w:rFonts w:hAnsi="宋体"/>
                                    <w:sz w:val="18"/>
                                    <w:szCs w:val="18"/>
                                  </w:rPr>
                                  <w:t>：</w:t>
                                </w:r>
                                <w:r>
                                  <w:rPr>
                                    <w:rFonts w:hAnsi="宋体" w:hint="eastAsia"/>
                                    <w:spacing w:val="-8"/>
                                    <w:sz w:val="18"/>
                                    <w:szCs w:val="18"/>
                                  </w:rPr>
                                  <w:t>国家自然</w:t>
                                </w:r>
                                <w:r>
                                  <w:rPr>
                                    <w:rFonts w:hAnsi="宋体"/>
                                    <w:spacing w:val="-8"/>
                                    <w:sz w:val="18"/>
                                    <w:szCs w:val="18"/>
                                  </w:rPr>
                                  <w:t>科学基金项目（</w:t>
                                </w:r>
                                <w:r>
                                  <w:rPr>
                                    <w:spacing w:val="-8"/>
                                    <w:sz w:val="18"/>
                                    <w:szCs w:val="18"/>
                                  </w:rPr>
                                  <w:t>62271391</w:t>
                                </w:r>
                                <w:r>
                                  <w:rPr>
                                    <w:rFonts w:hAnsi="宋体"/>
                                    <w:spacing w:val="-8"/>
                                    <w:sz w:val="18"/>
                                    <w:szCs w:val="18"/>
                                  </w:rPr>
                                  <w:t>）</w:t>
                                </w:r>
                                <w:r>
                                  <w:rPr>
                                    <w:rFonts w:hAnsi="宋体" w:hint="eastAsia"/>
                                    <w:spacing w:val="-8"/>
                                    <w:sz w:val="18"/>
                                    <w:szCs w:val="18"/>
                                  </w:rPr>
                                  <w:t>；</w:t>
                                </w:r>
                                <w:r>
                                  <w:rPr>
                                    <w:rFonts w:hAnsi="宋体"/>
                                    <w:spacing w:val="-8"/>
                                    <w:sz w:val="18"/>
                                    <w:szCs w:val="18"/>
                                  </w:rPr>
                                  <w:t>陕西</w:t>
                                </w:r>
                                <w:r>
                                  <w:rPr>
                                    <w:rFonts w:hAnsi="宋体" w:hint="eastAsia"/>
                                    <w:spacing w:val="-8"/>
                                    <w:sz w:val="18"/>
                                    <w:szCs w:val="18"/>
                                  </w:rPr>
                                  <w:t>省</w:t>
                                </w:r>
                                <w:r>
                                  <w:rPr>
                                    <w:rFonts w:hAnsi="宋体"/>
                                    <w:spacing w:val="-8"/>
                                    <w:sz w:val="18"/>
                                    <w:szCs w:val="18"/>
                                  </w:rPr>
                                  <w:t>教育厅服务地方专项科研项目（</w:t>
                                </w:r>
                                <w:r>
                                  <w:rPr>
                                    <w:rFonts w:hAnsi="宋体" w:hint="eastAsia"/>
                                    <w:spacing w:val="-8"/>
                                    <w:sz w:val="18"/>
                                    <w:szCs w:val="18"/>
                                  </w:rPr>
                                  <w:t>21</w:t>
                                </w:r>
                                <w:r>
                                  <w:rPr>
                                    <w:rFonts w:hAnsi="宋体"/>
                                    <w:spacing w:val="-8"/>
                                    <w:sz w:val="18"/>
                                    <w:szCs w:val="18"/>
                                  </w:rPr>
                                  <w:t>JC032</w:t>
                                </w:r>
                                <w:r>
                                  <w:rPr>
                                    <w:rFonts w:hAnsi="宋体"/>
                                    <w:spacing w:val="-8"/>
                                    <w:sz w:val="18"/>
                                    <w:szCs w:val="18"/>
                                  </w:rPr>
                                  <w:t>）</w:t>
                                </w:r>
                                <w:r>
                                  <w:rPr>
                                    <w:rFonts w:hAnsi="宋体" w:hint="eastAsia"/>
                                    <w:spacing w:val="-8"/>
                                    <w:sz w:val="18"/>
                                    <w:szCs w:val="18"/>
                                    <w:highlight w:val="yellow"/>
                                  </w:rPr>
                                  <w:t>（基金项目应注明规范准确的基金或计划类别的名称及编号，所有信息应与审批书保持一致。无须标注具体的项目名称。）</w:t>
                                </w:r>
                              </w:p>
                              <w:p w14:paraId="38468F94" w14:textId="77777777" w:rsidR="00000000" w:rsidRDefault="00000000">
                                <w:pPr>
                                  <w:snapToGrid w:val="0"/>
                                  <w:spacing w:line="240" w:lineRule="atLeast"/>
                                  <w:rPr>
                                    <w:sz w:val="18"/>
                                    <w:szCs w:val="18"/>
                                  </w:rPr>
                                </w:pPr>
                                <w:r>
                                  <w:rPr>
                                    <w:rFonts w:ascii="黑体" w:eastAsia="黑体" w:hAnsi="宋体" w:hint="eastAsia"/>
                                    <w:sz w:val="18"/>
                                    <w:szCs w:val="18"/>
                                  </w:rPr>
                                  <w:t>通信作者：</w:t>
                                </w:r>
                                <w:r>
                                  <w:rPr>
                                    <w:rFonts w:hint="eastAsia"/>
                                    <w:sz w:val="18"/>
                                    <w:szCs w:val="18"/>
                                  </w:rPr>
                                  <w:t>杜剑波，</w:t>
                                </w:r>
                                <w:r>
                                  <w:rPr>
                                    <w:sz w:val="18"/>
                                    <w:szCs w:val="18"/>
                                  </w:rPr>
                                  <w:t>dujianboo@163.com</w:t>
                                </w:r>
                                <w:r>
                                  <w:rPr>
                                    <w:rFonts w:hint="eastAsia"/>
                                    <w:sz w:val="18"/>
                                    <w:szCs w:val="18"/>
                                    <w:highlight w:val="yellow"/>
                                  </w:rPr>
                                  <w:t>（只能有</w:t>
                                </w:r>
                                <w:r>
                                  <w:rPr>
                                    <w:rFonts w:hint="eastAsia"/>
                                    <w:sz w:val="18"/>
                                    <w:szCs w:val="18"/>
                                    <w:highlight w:val="yellow"/>
                                  </w:rPr>
                                  <w:t>1</w:t>
                                </w:r>
                                <w:r>
                                  <w:rPr>
                                    <w:rFonts w:hint="eastAsia"/>
                                    <w:sz w:val="18"/>
                                    <w:szCs w:val="18"/>
                                    <w:highlight w:val="yellow"/>
                                  </w:rPr>
                                  <w:t>人；与第一作者为同一人，可不写此项。）</w:t>
                                </w:r>
                              </w:p>
                              <w:p w14:paraId="05FEF3F1" w14:textId="77777777" w:rsidR="00000000" w:rsidRDefault="00000000">
                                <w:pPr>
                                  <w:snapToGrid w:val="0"/>
                                  <w:spacing w:line="240" w:lineRule="atLeast"/>
                                  <w:rPr>
                                    <w:sz w:val="18"/>
                                    <w:szCs w:val="18"/>
                                  </w:rPr>
                                </w:pPr>
                                <w:r>
                                  <w:rPr>
                                    <w:rFonts w:ascii="黑体" w:eastAsia="黑体" w:hAnsi="宋体" w:hint="eastAsia"/>
                                    <w:sz w:val="18"/>
                                    <w:szCs w:val="18"/>
                                  </w:rPr>
                                  <w:t>引文格式</w:t>
                                </w:r>
                                <w:r>
                                  <w:rPr>
                                    <w:rFonts w:ascii="黑体" w:eastAsia="黑体" w:hAnsi="宋体"/>
                                    <w:sz w:val="18"/>
                                    <w:szCs w:val="18"/>
                                  </w:rPr>
                                  <w:t>：</w:t>
                                </w:r>
                                <w:r>
                                  <w:rPr>
                                    <w:sz w:val="18"/>
                                    <w:szCs w:val="18"/>
                                  </w:rPr>
                                  <w:t>杜剑波</w:t>
                                </w:r>
                                <w:r>
                                  <w:rPr>
                                    <w:sz w:val="18"/>
                                    <w:szCs w:val="18"/>
                                  </w:rPr>
                                  <w:t>,</w:t>
                                </w:r>
                                <w:r>
                                  <w:rPr>
                                    <w:sz w:val="18"/>
                                    <w:szCs w:val="18"/>
                                  </w:rPr>
                                  <w:t>胥姣</w:t>
                                </w:r>
                                <w:r>
                                  <w:rPr>
                                    <w:sz w:val="18"/>
                                    <w:szCs w:val="18"/>
                                  </w:rPr>
                                  <w:t>,</w:t>
                                </w:r>
                                <w:r>
                                  <w:rPr>
                                    <w:sz w:val="18"/>
                                    <w:szCs w:val="18"/>
                                  </w:rPr>
                                  <w:t>姜静</w:t>
                                </w:r>
                                <w:r>
                                  <w:rPr>
                                    <w:sz w:val="18"/>
                                    <w:szCs w:val="18"/>
                                  </w:rPr>
                                  <w:t>,</w:t>
                                </w:r>
                                <w:r>
                                  <w:rPr>
                                    <w:sz w:val="18"/>
                                    <w:szCs w:val="18"/>
                                  </w:rPr>
                                  <w:t>等</w:t>
                                </w:r>
                                <w:r>
                                  <w:rPr>
                                    <w:sz w:val="18"/>
                                    <w:szCs w:val="18"/>
                                  </w:rPr>
                                  <w:t>.</w:t>
                                </w:r>
                                <w:r>
                                  <w:rPr>
                                    <w:sz w:val="18"/>
                                    <w:szCs w:val="18"/>
                                  </w:rPr>
                                  <w:t>区块链驱动的边缘计算系统联合优化算法</w:t>
                                </w:r>
                                <w:r>
                                  <w:rPr>
                                    <w:sz w:val="18"/>
                                    <w:szCs w:val="18"/>
                                  </w:rPr>
                                  <w:t>[J].</w:t>
                                </w:r>
                                <w:r>
                                  <w:rPr>
                                    <w:sz w:val="18"/>
                                    <w:szCs w:val="18"/>
                                  </w:rPr>
                                  <w:t>西安邮电大学学报</w:t>
                                </w:r>
                                <w:r>
                                  <w:rPr>
                                    <w:sz w:val="18"/>
                                    <w:szCs w:val="18"/>
                                  </w:rPr>
                                  <w:t>,2023,28(6):1-11.</w:t>
                                </w:r>
                              </w:p>
                              <w:p w14:paraId="20E1097E" w14:textId="77777777" w:rsidR="00000000" w:rsidRDefault="00000000">
                                <w:pPr>
                                  <w:snapToGrid w:val="0"/>
                                  <w:spacing w:line="240" w:lineRule="atLeast"/>
                                  <w:ind w:leftChars="439" w:left="922" w:firstLine="1"/>
                                  <w:rPr>
                                    <w:rFonts w:hint="eastAsia"/>
                                  </w:rPr>
                                </w:pPr>
                                <w:r>
                                  <w:rPr>
                                    <w:sz w:val="18"/>
                                    <w:szCs w:val="18"/>
                                    <w:lang w:val="da-DK"/>
                                  </w:rPr>
                                  <w:t>DU Jianbo,XU jiao,JIANG Jing,et al.</w:t>
                                </w:r>
                                <w:r>
                                  <w:rPr>
                                    <w:rFonts w:hint="eastAsia"/>
                                    <w:sz w:val="18"/>
                                    <w:szCs w:val="18"/>
                                    <w:lang w:val="da-DK"/>
                                  </w:rPr>
                                  <w:t xml:space="preserve"> </w:t>
                                </w:r>
                                <w:r>
                                  <w:rPr>
                                    <w:sz w:val="18"/>
                                    <w:szCs w:val="18"/>
                                  </w:rPr>
                                  <w:t>Joint optimization algorithm for blockchain driven edge computing systems[J].Journal of Xi’an University of Posts and Telecommunications,2023,28(6):1-11.</w:t>
                                </w:r>
                              </w:p>
                            </w:txbxContent>
                          </wps:txbx>
                          <wps:bodyPr rot="0" vert="horz" wrap="square" lIns="0" tIns="0" rIns="0" bIns="0" anchor="t" anchorCtr="0" upright="1">
                            <a:noAutofit/>
                          </wps:bodyPr>
                        </wps:wsp>
                        <wps:wsp>
                          <wps:cNvPr id="1833" name="Line 19"/>
                          <wps:cNvCnPr>
                            <a:cxnSpLocks noChangeArrowheads="1"/>
                          </wps:cNvCnPr>
                          <wps:spPr bwMode="auto">
                            <a:xfrm>
                              <a:off x="1134" y="13037"/>
                              <a:ext cx="1752"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B59949" id="组合 1" o:spid="_x0000_s1026" style="position:absolute;left:0;text-align:left;margin-left:.7pt;margin-top:37.65pt;width:442.9pt;height:93.15pt;z-index:251657728" coordorigin="1134,13037" coordsize="9636,1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">
                  <v:shapetype id="_x0000_t202" coordsize="21600,21600" o:spt="202" path="m,l,21600r21600,l21600,xe">
                    <v:stroke joinstyle="miter"/>
                    <v:path gradientshapeok="t" o:connecttype="rect"/>
                  </v:shapetype>
                  <v:shape id="Text Box 18" o:spid="_x0000_s1027" type="#_x0000_t202" style="position:absolute;left:1134;top:13099;width:9636;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" filled="f" stroked="f" strokeweight=".5pt">
                    <v:textbox inset="0,0,0,0">
                      <w:txbxContent>
                        <w:p w14:paraId="7B29BEA0" w14:textId="77777777" w:rsidR="00000000" w:rsidRDefault="00000000">
                          <w:pPr>
                            <w:snapToGrid w:val="0"/>
                            <w:spacing w:line="240" w:lineRule="atLeast"/>
                            <w:rPr>
                              <w:sz w:val="18"/>
                              <w:szCs w:val="18"/>
                            </w:rPr>
                          </w:pPr>
                          <w:r>
                            <w:rPr>
                              <w:rFonts w:ascii="黑体" w:eastAsia="黑体" w:hAnsi="宋体" w:hint="eastAsia"/>
                              <w:sz w:val="18"/>
                              <w:szCs w:val="18"/>
                            </w:rPr>
                            <w:t>收稿日期</w:t>
                          </w:r>
                          <w:r>
                            <w:rPr>
                              <w:rFonts w:hAnsi="宋体"/>
                              <w:sz w:val="18"/>
                              <w:szCs w:val="18"/>
                            </w:rPr>
                            <w:t>：</w:t>
                          </w:r>
                          <w:r>
                            <w:rPr>
                              <w:sz w:val="18"/>
                              <w:szCs w:val="18"/>
                            </w:rPr>
                            <w:t>2023-09-29</w:t>
                          </w:r>
                        </w:p>
                        <w:p w14:paraId="0B82E98D" w14:textId="77777777" w:rsidR="00000000" w:rsidRDefault="00000000">
                          <w:pPr>
                            <w:snapToGrid w:val="0"/>
                            <w:spacing w:line="240" w:lineRule="atLeast"/>
                            <w:ind w:left="900" w:hangingChars="500" w:hanging="900"/>
                            <w:rPr>
                              <w:rFonts w:hint="eastAsia"/>
                              <w:sz w:val="18"/>
                              <w:szCs w:val="18"/>
                              <w:highlight w:val="yellow"/>
                            </w:rPr>
                          </w:pPr>
                          <w:r>
                            <w:rPr>
                              <w:rFonts w:ascii="黑体" w:eastAsia="黑体" w:hAnsi="宋体"/>
                              <w:sz w:val="18"/>
                              <w:szCs w:val="18"/>
                            </w:rPr>
                            <w:t>基金项目</w:t>
                          </w:r>
                          <w:r>
                            <w:rPr>
                              <w:rFonts w:hAnsi="宋体"/>
                              <w:sz w:val="18"/>
                              <w:szCs w:val="18"/>
                            </w:rPr>
                            <w:t>：</w:t>
                          </w:r>
                          <w:r>
                            <w:rPr>
                              <w:rFonts w:hAnsi="宋体" w:hint="eastAsia"/>
                              <w:spacing w:val="-8"/>
                              <w:sz w:val="18"/>
                              <w:szCs w:val="18"/>
                            </w:rPr>
                            <w:t>国家自然</w:t>
                          </w:r>
                          <w:r>
                            <w:rPr>
                              <w:rFonts w:hAnsi="宋体"/>
                              <w:spacing w:val="-8"/>
                              <w:sz w:val="18"/>
                              <w:szCs w:val="18"/>
                            </w:rPr>
                            <w:t>科学基金项目（</w:t>
                          </w:r>
                          <w:r>
                            <w:rPr>
                              <w:spacing w:val="-8"/>
                              <w:sz w:val="18"/>
                              <w:szCs w:val="18"/>
                            </w:rPr>
                            <w:t>62271391</w:t>
                          </w:r>
                          <w:r>
                            <w:rPr>
                              <w:rFonts w:hAnsi="宋体"/>
                              <w:spacing w:val="-8"/>
                              <w:sz w:val="18"/>
                              <w:szCs w:val="18"/>
                            </w:rPr>
                            <w:t>）</w:t>
                          </w:r>
                          <w:r>
                            <w:rPr>
                              <w:rFonts w:hAnsi="宋体" w:hint="eastAsia"/>
                              <w:spacing w:val="-8"/>
                              <w:sz w:val="18"/>
                              <w:szCs w:val="18"/>
                            </w:rPr>
                            <w:t>；</w:t>
                          </w:r>
                          <w:r>
                            <w:rPr>
                              <w:rFonts w:hAnsi="宋体"/>
                              <w:spacing w:val="-8"/>
                              <w:sz w:val="18"/>
                              <w:szCs w:val="18"/>
                            </w:rPr>
                            <w:t>陕西</w:t>
                          </w:r>
                          <w:r>
                            <w:rPr>
                              <w:rFonts w:hAnsi="宋体" w:hint="eastAsia"/>
                              <w:spacing w:val="-8"/>
                              <w:sz w:val="18"/>
                              <w:szCs w:val="18"/>
                            </w:rPr>
                            <w:t>省</w:t>
                          </w:r>
                          <w:r>
                            <w:rPr>
                              <w:rFonts w:hAnsi="宋体"/>
                              <w:spacing w:val="-8"/>
                              <w:sz w:val="18"/>
                              <w:szCs w:val="18"/>
                            </w:rPr>
                            <w:t>教育厅服务地方专项科研项目（</w:t>
                          </w:r>
                          <w:r>
                            <w:rPr>
                              <w:rFonts w:hAnsi="宋体" w:hint="eastAsia"/>
                              <w:spacing w:val="-8"/>
                              <w:sz w:val="18"/>
                              <w:szCs w:val="18"/>
                            </w:rPr>
                            <w:t>21</w:t>
                          </w:r>
                          <w:r>
                            <w:rPr>
                              <w:rFonts w:hAnsi="宋体"/>
                              <w:spacing w:val="-8"/>
                              <w:sz w:val="18"/>
                              <w:szCs w:val="18"/>
                            </w:rPr>
                            <w:t>JC032</w:t>
                          </w:r>
                          <w:r>
                            <w:rPr>
                              <w:rFonts w:hAnsi="宋体"/>
                              <w:spacing w:val="-8"/>
                              <w:sz w:val="18"/>
                              <w:szCs w:val="18"/>
                            </w:rPr>
                            <w:t>）</w:t>
                          </w:r>
                          <w:r>
                            <w:rPr>
                              <w:rFonts w:hAnsi="宋体" w:hint="eastAsia"/>
                              <w:spacing w:val="-8"/>
                              <w:sz w:val="18"/>
                              <w:szCs w:val="18"/>
                              <w:highlight w:val="yellow"/>
                            </w:rPr>
                            <w:t>（基金项目应注明规范准确的基金或计划类别的名称及编号，所有信息应与审批书保持一致。无须标注具体的项目名称。）</w:t>
                          </w:r>
                        </w:p>
                        <w:p w14:paraId="38468F94" w14:textId="77777777" w:rsidR="00000000" w:rsidRDefault="00000000">
                          <w:pPr>
                            <w:snapToGrid w:val="0"/>
                            <w:spacing w:line="240" w:lineRule="atLeast"/>
                            <w:rPr>
                              <w:sz w:val="18"/>
                              <w:szCs w:val="18"/>
                            </w:rPr>
                          </w:pPr>
                          <w:r>
                            <w:rPr>
                              <w:rFonts w:ascii="黑体" w:eastAsia="黑体" w:hAnsi="宋体" w:hint="eastAsia"/>
                              <w:sz w:val="18"/>
                              <w:szCs w:val="18"/>
                            </w:rPr>
                            <w:t>通信作者：</w:t>
                          </w:r>
                          <w:r>
                            <w:rPr>
                              <w:rFonts w:hint="eastAsia"/>
                              <w:sz w:val="18"/>
                              <w:szCs w:val="18"/>
                            </w:rPr>
                            <w:t>杜剑波，</w:t>
                          </w:r>
                          <w:r>
                            <w:rPr>
                              <w:sz w:val="18"/>
                              <w:szCs w:val="18"/>
                            </w:rPr>
                            <w:t>dujianboo@163.com</w:t>
                          </w:r>
                          <w:r>
                            <w:rPr>
                              <w:rFonts w:hint="eastAsia"/>
                              <w:sz w:val="18"/>
                              <w:szCs w:val="18"/>
                              <w:highlight w:val="yellow"/>
                            </w:rPr>
                            <w:t>（只能有</w:t>
                          </w:r>
                          <w:r>
                            <w:rPr>
                              <w:rFonts w:hint="eastAsia"/>
                              <w:sz w:val="18"/>
                              <w:szCs w:val="18"/>
                              <w:highlight w:val="yellow"/>
                            </w:rPr>
                            <w:t>1</w:t>
                          </w:r>
                          <w:r>
                            <w:rPr>
                              <w:rFonts w:hint="eastAsia"/>
                              <w:sz w:val="18"/>
                              <w:szCs w:val="18"/>
                              <w:highlight w:val="yellow"/>
                            </w:rPr>
                            <w:t>人；与第一作者为同一人，可不写此项。）</w:t>
                          </w:r>
                        </w:p>
                        <w:p w14:paraId="05FEF3F1" w14:textId="77777777" w:rsidR="00000000" w:rsidRDefault="00000000">
                          <w:pPr>
                            <w:snapToGrid w:val="0"/>
                            <w:spacing w:line="240" w:lineRule="atLeast"/>
                            <w:rPr>
                              <w:sz w:val="18"/>
                              <w:szCs w:val="18"/>
                            </w:rPr>
                          </w:pPr>
                          <w:r>
                            <w:rPr>
                              <w:rFonts w:ascii="黑体" w:eastAsia="黑体" w:hAnsi="宋体" w:hint="eastAsia"/>
                              <w:sz w:val="18"/>
                              <w:szCs w:val="18"/>
                            </w:rPr>
                            <w:t>引文格式</w:t>
                          </w:r>
                          <w:r>
                            <w:rPr>
                              <w:rFonts w:ascii="黑体" w:eastAsia="黑体" w:hAnsi="宋体"/>
                              <w:sz w:val="18"/>
                              <w:szCs w:val="18"/>
                            </w:rPr>
                            <w:t>：</w:t>
                          </w:r>
                          <w:r>
                            <w:rPr>
                              <w:sz w:val="18"/>
                              <w:szCs w:val="18"/>
                            </w:rPr>
                            <w:t>杜剑波</w:t>
                          </w:r>
                          <w:r>
                            <w:rPr>
                              <w:sz w:val="18"/>
                              <w:szCs w:val="18"/>
                            </w:rPr>
                            <w:t>,</w:t>
                          </w:r>
                          <w:r>
                            <w:rPr>
                              <w:sz w:val="18"/>
                              <w:szCs w:val="18"/>
                            </w:rPr>
                            <w:t>胥姣</w:t>
                          </w:r>
                          <w:r>
                            <w:rPr>
                              <w:sz w:val="18"/>
                              <w:szCs w:val="18"/>
                            </w:rPr>
                            <w:t>,</w:t>
                          </w:r>
                          <w:r>
                            <w:rPr>
                              <w:sz w:val="18"/>
                              <w:szCs w:val="18"/>
                            </w:rPr>
                            <w:t>姜静</w:t>
                          </w:r>
                          <w:r>
                            <w:rPr>
                              <w:sz w:val="18"/>
                              <w:szCs w:val="18"/>
                            </w:rPr>
                            <w:t>,</w:t>
                          </w:r>
                          <w:r>
                            <w:rPr>
                              <w:sz w:val="18"/>
                              <w:szCs w:val="18"/>
                            </w:rPr>
                            <w:t>等</w:t>
                          </w:r>
                          <w:r>
                            <w:rPr>
                              <w:sz w:val="18"/>
                              <w:szCs w:val="18"/>
                            </w:rPr>
                            <w:t>.</w:t>
                          </w:r>
                          <w:r>
                            <w:rPr>
                              <w:sz w:val="18"/>
                              <w:szCs w:val="18"/>
                            </w:rPr>
                            <w:t>区块链驱动的边缘计算系统联合优化算法</w:t>
                          </w:r>
                          <w:r>
                            <w:rPr>
                              <w:sz w:val="18"/>
                              <w:szCs w:val="18"/>
                            </w:rPr>
                            <w:t>[J].</w:t>
                          </w:r>
                          <w:r>
                            <w:rPr>
                              <w:sz w:val="18"/>
                              <w:szCs w:val="18"/>
                            </w:rPr>
                            <w:t>西安邮电大学学报</w:t>
                          </w:r>
                          <w:r>
                            <w:rPr>
                              <w:sz w:val="18"/>
                              <w:szCs w:val="18"/>
                            </w:rPr>
                            <w:t>,2023,28(6):1-11.</w:t>
                          </w:r>
                        </w:p>
                        <w:p w14:paraId="20E1097E" w14:textId="77777777" w:rsidR="00000000" w:rsidRDefault="00000000">
                          <w:pPr>
                            <w:snapToGrid w:val="0"/>
                            <w:spacing w:line="240" w:lineRule="atLeast"/>
                            <w:ind w:leftChars="439" w:left="922" w:firstLine="1"/>
                            <w:rPr>
                              <w:rFonts w:hint="eastAsia"/>
                            </w:rPr>
                          </w:pPr>
                          <w:r>
                            <w:rPr>
                              <w:sz w:val="18"/>
                              <w:szCs w:val="18"/>
                              <w:lang w:val="da-DK"/>
                            </w:rPr>
                            <w:t>DU Jianbo,XU jiao,JIANG Jing,et al.</w:t>
                          </w:r>
                          <w:r>
                            <w:rPr>
                              <w:rFonts w:hint="eastAsia"/>
                              <w:sz w:val="18"/>
                              <w:szCs w:val="18"/>
                              <w:lang w:val="da-DK"/>
                            </w:rPr>
                            <w:t xml:space="preserve"> </w:t>
                          </w:r>
                          <w:r>
                            <w:rPr>
                              <w:sz w:val="18"/>
                              <w:szCs w:val="18"/>
                            </w:rPr>
                            <w:t>Joint optimization algorithm for blockchain driven edge computing systems[J].Journal of Xi’an University of Posts and Telecommunications,2023,28(6):1-11.</w:t>
                          </w:r>
                        </w:p>
                      </w:txbxContent>
                    </v:textbox>
                  </v:shape>
                  <v:line id="Line 19" o:spid="_x0000_s1028" style="position:absolute;visibility:visible;mso-wrap-style:square" from="1134,13037" to="2886,13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" strokeweight=".5pt">
                    <v:path arrowok="f"/>
                    <o:lock v:ext="edit" shapetype="f"/>
                  </v:line>
                  <w10:wrap type="square"/>
                </v:group>
              </w:pict>
            </mc:Fallback>
          </mc:AlternateContent>
        </w:r>
      </w:ins>
      <w:commentRangeStart w:id="14"/>
      <w:r w:rsidR="00000000">
        <w:rPr>
          <w:rFonts w:eastAsia="黑体"/>
          <w:b/>
          <w:sz w:val="18"/>
          <w:szCs w:val="18"/>
        </w:rPr>
        <w:t>Keywords</w:t>
      </w:r>
      <w:commentRangeEnd w:id="14"/>
      <w:r w:rsidR="00000000">
        <w:rPr>
          <w:rStyle w:val="CommentReference"/>
          <w:sz w:val="18"/>
          <w:szCs w:val="18"/>
        </w:rPr>
        <w:commentReference w:id="14"/>
      </w:r>
      <w:r w:rsidR="00000000">
        <w:rPr>
          <w:sz w:val="18"/>
          <w:szCs w:val="18"/>
        </w:rPr>
        <w:t>：</w:t>
      </w:r>
      <w:r w:rsidR="00000000">
        <w:rPr>
          <w:rFonts w:hint="eastAsia"/>
          <w:kern w:val="0"/>
          <w:sz w:val="18"/>
          <w:szCs w:val="18"/>
        </w:rPr>
        <w:t>multi-access edge computing</w:t>
      </w:r>
      <w:r w:rsidR="00000000">
        <w:rPr>
          <w:rFonts w:hint="eastAsia"/>
          <w:sz w:val="18"/>
          <w:szCs w:val="18"/>
        </w:rPr>
        <w:t xml:space="preserve">; </w:t>
      </w:r>
      <w:r w:rsidR="00000000">
        <w:rPr>
          <w:sz w:val="18"/>
          <w:szCs w:val="18"/>
        </w:rPr>
        <w:t>blockchain</w:t>
      </w:r>
      <w:r w:rsidR="00000000">
        <w:rPr>
          <w:rFonts w:hint="eastAsia"/>
          <w:sz w:val="18"/>
          <w:szCs w:val="18"/>
        </w:rPr>
        <w:t>;</w:t>
      </w:r>
      <w:r w:rsidR="00000000">
        <w:rPr>
          <w:sz w:val="18"/>
          <w:szCs w:val="18"/>
        </w:rPr>
        <w:t xml:space="preserve"> </w:t>
      </w:r>
      <w:r w:rsidR="00000000">
        <w:rPr>
          <w:rFonts w:hint="eastAsia"/>
          <w:kern w:val="0"/>
          <w:sz w:val="18"/>
          <w:szCs w:val="18"/>
        </w:rPr>
        <w:t>Markov decision process;</w:t>
      </w:r>
      <w:r w:rsidR="00000000">
        <w:rPr>
          <w:kern w:val="0"/>
          <w:sz w:val="18"/>
          <w:szCs w:val="18"/>
        </w:rPr>
        <w:t xml:space="preserve"> </w:t>
      </w:r>
      <w:r w:rsidR="00000000">
        <w:rPr>
          <w:rFonts w:hint="eastAsia"/>
          <w:sz w:val="18"/>
          <w:szCs w:val="18"/>
        </w:rPr>
        <w:t>d</w:t>
      </w:r>
      <w:r w:rsidR="00000000">
        <w:rPr>
          <w:sz w:val="18"/>
          <w:szCs w:val="18"/>
        </w:rPr>
        <w:t xml:space="preserve">eep </w:t>
      </w:r>
      <w:r w:rsidR="00000000">
        <w:rPr>
          <w:rFonts w:hint="eastAsia"/>
          <w:sz w:val="18"/>
          <w:szCs w:val="18"/>
        </w:rPr>
        <w:t>d</w:t>
      </w:r>
      <w:r w:rsidR="00000000">
        <w:rPr>
          <w:sz w:val="18"/>
          <w:szCs w:val="18"/>
        </w:rPr>
        <w:t xml:space="preserve">eterministic </w:t>
      </w:r>
      <w:r w:rsidR="00000000">
        <w:rPr>
          <w:rFonts w:hint="eastAsia"/>
          <w:sz w:val="18"/>
          <w:szCs w:val="18"/>
        </w:rPr>
        <w:t>p</w:t>
      </w:r>
      <w:r w:rsidR="00000000">
        <w:rPr>
          <w:sz w:val="18"/>
          <w:szCs w:val="18"/>
        </w:rPr>
        <w:t xml:space="preserve">olicy </w:t>
      </w:r>
      <w:r w:rsidR="00000000">
        <w:rPr>
          <w:rFonts w:hint="eastAsia"/>
          <w:sz w:val="18"/>
          <w:szCs w:val="18"/>
        </w:rPr>
        <w:t>g</w:t>
      </w:r>
      <w:r w:rsidR="00000000">
        <w:rPr>
          <w:sz w:val="18"/>
          <w:szCs w:val="18"/>
        </w:rPr>
        <w:t>radient algorithm</w:t>
      </w:r>
      <w:r w:rsidR="00000000">
        <w:rPr>
          <w:rFonts w:hint="eastAsia"/>
          <w:sz w:val="18"/>
          <w:szCs w:val="18"/>
        </w:rPr>
        <w:t>;</w:t>
      </w:r>
      <w:r w:rsidR="00000000">
        <w:rPr>
          <w:sz w:val="18"/>
          <w:szCs w:val="18"/>
        </w:rPr>
        <w:t xml:space="preserve"> network</w:t>
      </w:r>
      <w:r w:rsidR="00000000">
        <w:rPr>
          <w:rFonts w:hint="eastAsia"/>
          <w:sz w:val="18"/>
          <w:szCs w:val="18"/>
        </w:rPr>
        <w:t xml:space="preserve"> energy consumption</w:t>
      </w:r>
    </w:p>
    <w:p w14:paraId="7817C5CA" w14:textId="77777777" w:rsidR="00000000" w:rsidRDefault="00000000"/>
    <w:p w14:paraId="430BCA5F" w14:textId="77777777" w:rsidR="00000000" w:rsidRDefault="00000000">
      <w:pPr>
        <w:sectPr w:rsidR="00000000">
          <w:headerReference w:type="even" r:id="rId10"/>
          <w:footerReference w:type="default" r:id="rId11"/>
          <w:headerReference w:type="first" r:id="rId12"/>
          <w:pgSz w:w="11906" w:h="16838"/>
          <w:pgMar w:top="2098" w:right="1134" w:bottom="1134" w:left="1531" w:header="851" w:footer="992" w:gutter="0"/>
          <w:cols w:space="720"/>
          <w:docGrid w:type="lines" w:linePitch="312"/>
        </w:sectPr>
      </w:pPr>
      <w:commentRangeStart w:id="15"/>
      <w:r>
        <w:rPr>
          <w:rFonts w:ascii="黑体" w:hint="eastAsia"/>
          <w:sz w:val="28"/>
          <w:szCs w:val="28"/>
        </w:rPr>
        <w:t>0</w:t>
      </w:r>
      <w:r>
        <w:rPr>
          <w:rFonts w:ascii="黑体" w:hint="eastAsia"/>
          <w:sz w:val="28"/>
          <w:szCs w:val="28"/>
        </w:rPr>
        <w:t>引言</w:t>
      </w:r>
      <w:commentRangeEnd w:id="15"/>
      <w:r>
        <w:rPr>
          <w:rStyle w:val="CommentReference"/>
          <w:szCs w:val="24"/>
        </w:rPr>
        <w:commentReference w:id="15"/>
      </w:r>
    </w:p>
    <w:p w14:paraId="365F7F3F" w14:textId="77777777" w:rsidR="00000000" w:rsidRDefault="00000000">
      <w:pPr>
        <w:snapToGrid w:val="0"/>
        <w:spacing w:line="360" w:lineRule="exact"/>
        <w:ind w:firstLine="420"/>
        <w:rPr>
          <w:rFonts w:hint="eastAsia"/>
          <w:szCs w:val="21"/>
        </w:rPr>
      </w:pPr>
      <w:bookmarkStart w:id="16" w:name="OLE_LINK10"/>
      <w:r>
        <w:rPr>
          <w:rFonts w:hint="eastAsia"/>
          <w:szCs w:val="21"/>
        </w:rPr>
        <w:t>大数据和云计算的不断进步为</w:t>
      </w:r>
      <w:commentRangeStart w:id="17"/>
      <w:r>
        <w:rPr>
          <w:rFonts w:hint="eastAsia"/>
          <w:szCs w:val="21"/>
        </w:rPr>
        <w:t>物联网</w:t>
      </w:r>
      <w:commentRangeStart w:id="18"/>
      <w:r>
        <w:rPr>
          <w:kern w:val="0"/>
          <w:szCs w:val="21"/>
          <w:vertAlign w:val="superscript"/>
        </w:rPr>
        <w:t>[</w:t>
      </w:r>
      <w:r>
        <w:rPr>
          <w:rFonts w:hint="eastAsia"/>
          <w:kern w:val="0"/>
          <w:szCs w:val="21"/>
          <w:vertAlign w:val="superscript"/>
        </w:rPr>
        <w:t>1-2</w:t>
      </w:r>
      <w:r>
        <w:rPr>
          <w:kern w:val="0"/>
          <w:szCs w:val="21"/>
          <w:vertAlign w:val="superscript"/>
        </w:rPr>
        <w:t>]</w:t>
      </w:r>
      <w:commentRangeEnd w:id="18"/>
      <w:r>
        <w:rPr>
          <w:rStyle w:val="CommentReference"/>
          <w:rFonts w:hint="eastAsia"/>
        </w:rPr>
        <w:commentReference w:id="18"/>
      </w:r>
      <w:r>
        <w:rPr>
          <w:rFonts w:hint="eastAsia"/>
          <w:szCs w:val="21"/>
        </w:rPr>
        <w:t>（</w:t>
      </w:r>
      <w:r>
        <w:rPr>
          <w:rFonts w:hint="eastAsia"/>
          <w:szCs w:val="21"/>
        </w:rPr>
        <w:t>Internet of Things, IoT</w:t>
      </w:r>
      <w:r>
        <w:rPr>
          <w:rFonts w:hint="eastAsia"/>
          <w:szCs w:val="21"/>
        </w:rPr>
        <w:t>）</w:t>
      </w:r>
      <w:commentRangeEnd w:id="17"/>
      <w:r>
        <w:rPr>
          <w:rStyle w:val="CommentReference"/>
          <w:rFonts w:hint="eastAsia"/>
        </w:rPr>
        <w:commentReference w:id="17"/>
      </w:r>
      <w:r>
        <w:rPr>
          <w:rFonts w:hint="eastAsia"/>
          <w:szCs w:val="21"/>
        </w:rPr>
        <w:t>提供了更强大的数据处理和存储能力，但云计算固有的时延</w:t>
      </w:r>
      <w:r>
        <w:rPr>
          <w:rFonts w:hint="eastAsia"/>
        </w:rPr>
        <w:t>并</w:t>
      </w:r>
      <w:r>
        <w:rPr>
          <w:rFonts w:hint="eastAsia"/>
          <w:szCs w:val="21"/>
        </w:rPr>
        <w:t>不能满足实时性智能应用的服务质量需求</w:t>
      </w:r>
      <w:r>
        <w:rPr>
          <w:rFonts w:hint="eastAsia"/>
          <w:szCs w:val="21"/>
          <w:vertAlign w:val="superscript"/>
        </w:rPr>
        <w:t>[3]</w:t>
      </w:r>
      <w:r>
        <w:rPr>
          <w:rFonts w:hint="eastAsia"/>
          <w:szCs w:val="21"/>
        </w:rPr>
        <w:t>。作为云计算的延伸和补充，多接入边缘计算</w:t>
      </w:r>
      <w:r>
        <w:rPr>
          <w:rFonts w:hint="eastAsia"/>
          <w:szCs w:val="21"/>
          <w:vertAlign w:val="superscript"/>
        </w:rPr>
        <w:t>[4-</w:t>
      </w:r>
      <w:r>
        <w:rPr>
          <w:kern w:val="0"/>
          <w:szCs w:val="21"/>
          <w:vertAlign w:val="superscript"/>
        </w:rPr>
        <w:t>5]</w:t>
      </w:r>
      <w:r>
        <w:rPr>
          <w:rFonts w:hint="eastAsia"/>
          <w:szCs w:val="21"/>
        </w:rPr>
        <w:t>（</w:t>
      </w:r>
      <w:r>
        <w:rPr>
          <w:rFonts w:hint="eastAsia"/>
          <w:szCs w:val="21"/>
        </w:rPr>
        <w:t>Multi-Access Edge Computing, MEC</w:t>
      </w:r>
      <w:r>
        <w:rPr>
          <w:rFonts w:hint="eastAsia"/>
          <w:szCs w:val="21"/>
        </w:rPr>
        <w:t>）技术通过就近为物联网设备提供算力和缓存资源，使得物联网设备能够执行计算密集型和资源密集型应用，从而降低任务处理的时延以及能量的消耗</w:t>
      </w:r>
      <w:r>
        <w:rPr>
          <w:rFonts w:hint="eastAsia"/>
          <w:szCs w:val="21"/>
          <w:vertAlign w:val="superscript"/>
        </w:rPr>
        <w:t>[6-7]</w:t>
      </w:r>
      <w:r>
        <w:rPr>
          <w:rFonts w:hint="eastAsia"/>
          <w:szCs w:val="21"/>
        </w:rPr>
        <w:t>。</w:t>
      </w:r>
    </w:p>
    <w:p w14:paraId="08A15A79" w14:textId="77777777" w:rsidR="00000000" w:rsidRDefault="00000000">
      <w:pPr>
        <w:snapToGrid w:val="0"/>
        <w:spacing w:line="360" w:lineRule="exact"/>
        <w:ind w:firstLineChars="200" w:firstLine="420"/>
      </w:pPr>
      <w:r>
        <w:rPr>
          <w:rFonts w:hint="eastAsia"/>
          <w:szCs w:val="21"/>
        </w:rPr>
        <w:t>在不同场景下部署</w:t>
      </w:r>
      <w:r>
        <w:rPr>
          <w:rFonts w:hint="eastAsia"/>
          <w:szCs w:val="21"/>
        </w:rPr>
        <w:t>MEC</w:t>
      </w:r>
      <w:r>
        <w:rPr>
          <w:rFonts w:hint="eastAsia"/>
          <w:szCs w:val="21"/>
        </w:rPr>
        <w:t>服务器，可以为物联网设备提供高效的任务处理服务</w:t>
      </w:r>
      <w:r>
        <w:rPr>
          <w:rFonts w:hint="eastAsia"/>
          <w:szCs w:val="21"/>
          <w:vertAlign w:val="superscript"/>
        </w:rPr>
        <w:t>[8]</w:t>
      </w:r>
      <w:r>
        <w:rPr>
          <w:rFonts w:hint="eastAsia"/>
          <w:szCs w:val="21"/>
        </w:rPr>
        <w:t>。</w:t>
      </w:r>
      <w:r>
        <w:rPr>
          <w:rFonts w:hint="eastAsia"/>
        </w:rPr>
        <w:t>将</w:t>
      </w:r>
      <w:r>
        <w:rPr>
          <w:rFonts w:hint="eastAsia"/>
        </w:rPr>
        <w:t>MEC</w:t>
      </w:r>
      <w:r>
        <w:rPr>
          <w:rFonts w:hint="eastAsia"/>
        </w:rPr>
        <w:t>与物联网融合</w:t>
      </w:r>
      <w:r>
        <w:rPr>
          <w:kern w:val="0"/>
          <w:vertAlign w:val="superscript"/>
        </w:rPr>
        <w:t>[9]</w:t>
      </w:r>
      <w:r>
        <w:rPr>
          <w:rFonts w:hint="eastAsia"/>
        </w:rPr>
        <w:t>，通过处理、查询和存储多源物联网应用的数据流，有助于解决物联网应用中实时通信的需求问题。鉴于物联网中对时延敏感和计算密集型应用需求的不断增长，文献</w:t>
      </w:r>
      <w:r>
        <w:rPr>
          <w:kern w:val="0"/>
        </w:rPr>
        <w:t>[10]</w:t>
      </w:r>
      <w:r>
        <w:rPr>
          <w:rFonts w:hint="eastAsia"/>
        </w:rPr>
        <w:t>提出了缓存辅助的</w:t>
      </w:r>
      <w:r>
        <w:rPr>
          <w:rFonts w:hint="eastAsia"/>
        </w:rPr>
        <w:t>MEC</w:t>
      </w:r>
      <w:r>
        <w:rPr>
          <w:rFonts w:hint="eastAsia"/>
        </w:rPr>
        <w:t>卸载框架，通过联合优化通信、计算和缓存资源分配，在动态缓存容量和计算资源受限的条件下最小化系统时延。文献</w:t>
      </w:r>
      <w:r>
        <w:rPr>
          <w:kern w:val="0"/>
        </w:rPr>
        <w:t>[1</w:t>
      </w:r>
      <w:r>
        <w:rPr>
          <w:rFonts w:hint="eastAsia"/>
        </w:rPr>
        <w:t>1]</w:t>
      </w:r>
      <w:r>
        <w:rPr>
          <w:rFonts w:hint="eastAsia"/>
        </w:rPr>
        <w:t>提出了基于李雅普诺夫优化理论的在线卸载和资源分配算法，解决了能效与服务时延之间的平衡问题。上述研究充分发挥了</w:t>
      </w:r>
      <w:r>
        <w:rPr>
          <w:rFonts w:hint="eastAsia"/>
        </w:rPr>
        <w:t>MEC</w:t>
      </w:r>
      <w:r>
        <w:rPr>
          <w:rFonts w:hint="eastAsia"/>
        </w:rPr>
        <w:t>技术的优势，</w:t>
      </w:r>
      <w:r>
        <w:t>但未考虑在计算卸载过程中，来自不同运营的实体之间</w:t>
      </w:r>
      <w:r>
        <w:rPr>
          <w:rFonts w:hint="eastAsia"/>
        </w:rPr>
        <w:t>缺乏</w:t>
      </w:r>
      <w:r>
        <w:t>信任</w:t>
      </w:r>
      <w:r>
        <w:rPr>
          <w:rFonts w:hint="eastAsia"/>
        </w:rPr>
        <w:t>的问题</w:t>
      </w:r>
      <w:r>
        <w:t>。</w:t>
      </w:r>
    </w:p>
    <w:p w14:paraId="31188B7B" w14:textId="77777777" w:rsidR="00000000" w:rsidRDefault="00000000">
      <w:pPr>
        <w:snapToGrid w:val="0"/>
        <w:spacing w:line="360" w:lineRule="exact"/>
        <w:ind w:firstLineChars="200" w:firstLine="420"/>
        <w:rPr>
          <w:rFonts w:hint="eastAsia"/>
        </w:rPr>
      </w:pPr>
      <w:r>
        <w:t>区块链作为一种去中心化</w:t>
      </w:r>
      <w:r>
        <w:rPr>
          <w:rFonts w:hint="eastAsia"/>
        </w:rPr>
        <w:t>且</w:t>
      </w:r>
      <w:r>
        <w:t>不可篡改的</w:t>
      </w:r>
      <w:r>
        <w:rPr>
          <w:rFonts w:hint="eastAsia"/>
        </w:rPr>
        <w:t>技术，提供了一个公开透明的</w:t>
      </w:r>
      <w:r>
        <w:t>公共账本，</w:t>
      </w:r>
      <w:r>
        <w:rPr>
          <w:rFonts w:hint="eastAsia"/>
        </w:rPr>
        <w:t>能够</w:t>
      </w:r>
      <w:r>
        <w:t>有效解决边缘计算系统数据传输和处理时的信任缺乏问题</w:t>
      </w:r>
      <w:r>
        <w:rPr>
          <w:kern w:val="0"/>
          <w:vertAlign w:val="superscript"/>
        </w:rPr>
        <w:t>[12]</w:t>
      </w:r>
      <w:r>
        <w:t>。将</w:t>
      </w:r>
      <w:r>
        <w:t>MEC</w:t>
      </w:r>
      <w:r>
        <w:t>集成到基于区块链</w:t>
      </w:r>
      <w:r>
        <w:rPr>
          <w:rFonts w:hint="eastAsia"/>
        </w:rPr>
        <w:t>的</w:t>
      </w:r>
      <w:r>
        <w:t>物联网系统中，以</w:t>
      </w:r>
      <w:r>
        <w:rPr>
          <w:rFonts w:hint="eastAsia"/>
        </w:rPr>
        <w:t>增强</w:t>
      </w:r>
      <w:r>
        <w:t>物联网设备的计算能力</w:t>
      </w:r>
      <w:r>
        <w:rPr>
          <w:rFonts w:hint="eastAsia"/>
        </w:rPr>
        <w:t>并保障</w:t>
      </w:r>
      <w:r>
        <w:t>所处理任务的私密</w:t>
      </w:r>
      <w:r>
        <w:rPr>
          <w:rFonts w:hint="eastAsia"/>
        </w:rPr>
        <w:t>性</w:t>
      </w:r>
      <w:r>
        <w:rPr>
          <w:kern w:val="0"/>
          <w:vertAlign w:val="superscript"/>
        </w:rPr>
        <w:t>[</w:t>
      </w:r>
      <w:r>
        <w:rPr>
          <w:rFonts w:hint="eastAsia"/>
          <w:kern w:val="0"/>
          <w:vertAlign w:val="superscript"/>
        </w:rPr>
        <w:t>13</w:t>
      </w:r>
      <w:r>
        <w:rPr>
          <w:kern w:val="0"/>
          <w:vertAlign w:val="superscript"/>
        </w:rPr>
        <w:t>]</w:t>
      </w:r>
      <w:r>
        <w:t>。文献</w:t>
      </w:r>
      <w:r>
        <w:rPr>
          <w:kern w:val="0"/>
        </w:rPr>
        <w:t>[14]</w:t>
      </w:r>
      <w:r>
        <w:t>提出了一种区块链支持的移动边缘计算平台，</w:t>
      </w:r>
      <w:r>
        <w:rPr>
          <w:rFonts w:hint="eastAsia"/>
        </w:rPr>
        <w:t>充分利用</w:t>
      </w:r>
      <w:r>
        <w:t>区块链</w:t>
      </w:r>
      <w:r>
        <w:rPr>
          <w:rFonts w:hint="eastAsia"/>
        </w:rPr>
        <w:t>技术的</w:t>
      </w:r>
      <w:r>
        <w:t>管理和控制功能，提高</w:t>
      </w:r>
      <w:r>
        <w:rPr>
          <w:rFonts w:hint="eastAsia"/>
        </w:rPr>
        <w:t>了</w:t>
      </w:r>
      <w:r>
        <w:t>网络中物联网设备的服务质量</w:t>
      </w:r>
      <w:r>
        <w:rPr>
          <w:rFonts w:hint="eastAsia"/>
          <w:szCs w:val="21"/>
        </w:rPr>
        <w:t>（</w:t>
      </w:r>
      <w:r>
        <w:t>Quality of Service</w:t>
      </w:r>
      <w:r>
        <w:rPr>
          <w:rFonts w:hint="eastAsia"/>
        </w:rPr>
        <w:t>,</w:t>
      </w:r>
      <w:r>
        <w:t xml:space="preserve"> QoS</w:t>
      </w:r>
      <w:r>
        <w:rPr>
          <w:rFonts w:hint="eastAsia"/>
          <w:szCs w:val="21"/>
        </w:rPr>
        <w:t>）</w:t>
      </w:r>
      <w:r>
        <w:t>。</w:t>
      </w:r>
      <w:r>
        <w:rPr>
          <w:rFonts w:hint="eastAsia"/>
        </w:rPr>
        <w:t>文献</w:t>
      </w:r>
      <w:r>
        <w:rPr>
          <w:kern w:val="0"/>
        </w:rPr>
        <w:t>[15]</w:t>
      </w:r>
      <w:r>
        <w:t>研究了基于区块链的</w:t>
      </w:r>
      <w:r>
        <w:t>MEC</w:t>
      </w:r>
      <w:r>
        <w:t>系统中卸载决策、资源和区块间隔的联合优化问题，</w:t>
      </w:r>
      <w:r>
        <w:rPr>
          <w:rFonts w:hint="eastAsia"/>
        </w:rPr>
        <w:t>以</w:t>
      </w:r>
      <w:r>
        <w:t>最大化区块链</w:t>
      </w:r>
      <w:r>
        <w:t>交易效率和处理速率。</w:t>
      </w:r>
      <w:r>
        <w:rPr>
          <w:rFonts w:hint="eastAsia"/>
        </w:rPr>
        <w:t>上述研究主要关注信任缺失问题。在基于区块链的</w:t>
      </w:r>
      <w:r>
        <w:rPr>
          <w:rFonts w:hint="eastAsia"/>
        </w:rPr>
        <w:t>MEC</w:t>
      </w:r>
      <w:r>
        <w:rPr>
          <w:rFonts w:hint="eastAsia"/>
        </w:rPr>
        <w:t>子系统中，边缘计算节点不仅为任务执行提供算力，还充当区块链节点，区块的共识过程需要消耗大量的算力。因此，在任务执行和区块链共识之间进行合理有效的计算资源分配，是一个关键的问题。</w:t>
      </w:r>
    </w:p>
    <w:p w14:paraId="15ABB804" w14:textId="77777777" w:rsidR="00000000" w:rsidRDefault="00000000">
      <w:pPr>
        <w:snapToGrid w:val="0"/>
        <w:spacing w:line="360" w:lineRule="exact"/>
        <w:ind w:firstLineChars="200" w:firstLine="420"/>
        <w:rPr>
          <w:rFonts w:hint="eastAsia"/>
        </w:rPr>
      </w:pPr>
      <w:r>
        <w:rPr>
          <w:rFonts w:hint="eastAsia"/>
        </w:rPr>
        <w:t>针对物联网设备在处理计算密集型及能耗密集型任务时能耗过高，以及来自不同运营机构的边缘节点为物联网设备提供算力时缺乏信任等问题，拟提出一种区块链驱动的边缘计算系统联合优化算法。首先，构建基于</w:t>
      </w:r>
      <w:r>
        <w:rPr>
          <w:rFonts w:hint="eastAsia"/>
        </w:rPr>
        <w:t>MEC</w:t>
      </w:r>
      <w:r>
        <w:rPr>
          <w:rFonts w:hint="eastAsia"/>
        </w:rPr>
        <w:t>和区块链的多基站网络架构，在各个基站部署边缘服务器，为</w:t>
      </w:r>
      <w:r>
        <w:rPr>
          <w:rFonts w:hint="eastAsia"/>
        </w:rPr>
        <w:t>IoT</w:t>
      </w:r>
      <w:r>
        <w:rPr>
          <w:rFonts w:hint="eastAsia"/>
        </w:rPr>
        <w:t>设备就近提供算力。这些基站同时充当区块链节点，为边缘计算提供可信的环境。通过将每个基站的算力在任务执行及区块共识之间进行合理分配，以及</w:t>
      </w:r>
      <w:r>
        <w:rPr>
          <w:rFonts w:hint="eastAsia"/>
        </w:rPr>
        <w:t>IoT</w:t>
      </w:r>
      <w:r>
        <w:rPr>
          <w:rFonts w:hint="eastAsia"/>
        </w:rPr>
        <w:t>设备的接入控制，对所有</w:t>
      </w:r>
      <w:r>
        <w:rPr>
          <w:rFonts w:hint="eastAsia"/>
        </w:rPr>
        <w:t>IoT</w:t>
      </w:r>
      <w:r>
        <w:rPr>
          <w:rFonts w:hint="eastAsia"/>
        </w:rPr>
        <w:t>设备的平均总能耗之和最小化。其次，考虑到网络的动态特性和信息获取的不确定性，将问题重建为马尔可夫决策过程</w:t>
      </w:r>
      <w:r>
        <w:rPr>
          <w:rFonts w:hint="eastAsia"/>
          <w:szCs w:val="21"/>
        </w:rPr>
        <w:t>（</w:t>
      </w:r>
      <w:r>
        <w:t>Markov Decision Process</w:t>
      </w:r>
      <w:r>
        <w:rPr>
          <w:rFonts w:hint="eastAsia"/>
        </w:rPr>
        <w:t>,</w:t>
      </w:r>
      <w:r>
        <w:t xml:space="preserve"> MDP</w:t>
      </w:r>
      <w:r>
        <w:t>）</w:t>
      </w:r>
      <w:r>
        <w:rPr>
          <w:rFonts w:hint="eastAsia"/>
        </w:rPr>
        <w:t>，并采用基于深度确定性策略梯度（</w:t>
      </w:r>
      <w:r>
        <w:rPr>
          <w:rFonts w:hint="eastAsia"/>
        </w:rPr>
        <w:t>Deep Deterministic Policy Gradient, DDPG</w:t>
      </w:r>
      <w:r>
        <w:rPr>
          <w:rFonts w:hint="eastAsia"/>
        </w:rPr>
        <w:t>）的自适应决策算法进行求解。</w:t>
      </w:r>
      <w:r>
        <w:rPr>
          <w:rFonts w:hint="eastAsia"/>
        </w:rPr>
        <w:t>DDPG</w:t>
      </w:r>
      <w:r>
        <w:rPr>
          <w:rFonts w:hint="eastAsia"/>
        </w:rPr>
        <w:t>是一种专为解决具有连续变量问题而设计的深度强化学习（</w:t>
      </w:r>
      <w:r>
        <w:rPr>
          <w:rFonts w:hint="eastAsia"/>
        </w:rPr>
        <w:t>Deep Reinforcement Learning, DRL</w:t>
      </w:r>
      <w:r>
        <w:rPr>
          <w:rFonts w:hint="eastAsia"/>
        </w:rPr>
        <w:t>）算法，允许在连续状态和动作空间中学习最优策略，而不依赖于显式的状态转移概率。最后，将所提算法与随机接入控制算法和演员评论家（</w:t>
      </w:r>
      <w:r>
        <w:rPr>
          <w:rFonts w:hint="eastAsia"/>
        </w:rPr>
        <w:t>Actor-Critic, AC</w:t>
      </w:r>
      <w:r>
        <w:rPr>
          <w:rFonts w:hint="eastAsia"/>
        </w:rPr>
        <w:t>）算法在能耗和系统累计奖励方面进行对比，验证所提算法的性能。</w:t>
      </w:r>
    </w:p>
    <w:p w14:paraId="77BF2C1E" w14:textId="77777777" w:rsidR="00000000" w:rsidRDefault="00000000">
      <w:pPr>
        <w:pStyle w:val="Heading2"/>
        <w:rPr>
          <w:rFonts w:ascii="黑体" w:hint="eastAsia"/>
          <w:b w:val="0"/>
          <w:bCs w:val="0"/>
          <w:sz w:val="28"/>
          <w:szCs w:val="28"/>
        </w:rPr>
      </w:pPr>
      <w:commentRangeStart w:id="19"/>
      <w:r>
        <w:rPr>
          <w:rFonts w:ascii="黑体" w:hint="eastAsia"/>
          <w:b w:val="0"/>
          <w:sz w:val="28"/>
          <w:szCs w:val="28"/>
        </w:rPr>
        <w:t>1 系统</w:t>
      </w:r>
      <w:r>
        <w:rPr>
          <w:rFonts w:ascii="黑体" w:hint="eastAsia"/>
          <w:b w:val="0"/>
          <w:bCs w:val="0"/>
          <w:sz w:val="28"/>
          <w:szCs w:val="28"/>
        </w:rPr>
        <w:t>网络架构</w:t>
      </w:r>
      <w:commentRangeEnd w:id="19"/>
      <w:r>
        <w:rPr>
          <w:rStyle w:val="CommentReference"/>
          <w:rFonts w:ascii="黑体" w:hint="eastAsia"/>
          <w:b w:val="0"/>
          <w:bCs w:val="0"/>
          <w:sz w:val="28"/>
          <w:szCs w:val="28"/>
        </w:rPr>
        <w:commentReference w:id="19"/>
      </w:r>
    </w:p>
    <w:p w14:paraId="7C0C83B7" w14:textId="77777777" w:rsidR="00000000" w:rsidRDefault="00000000">
      <w:pPr>
        <w:snapToGrid w:val="0"/>
        <w:spacing w:line="360" w:lineRule="exact"/>
        <w:ind w:firstLine="420"/>
        <w:rPr>
          <w:rFonts w:hint="eastAsia"/>
        </w:rPr>
      </w:pPr>
      <w:r>
        <w:rPr>
          <w:rFonts w:hint="eastAsia"/>
        </w:rPr>
        <w:t>区块链驱动的边缘计算系统包含</w:t>
      </w:r>
      <w:r>
        <w:rPr>
          <w:i/>
          <w:iCs/>
        </w:rPr>
        <w:t>I</w:t>
      </w:r>
      <w:r>
        <w:t>个</w:t>
      </w:r>
      <w:r>
        <w:t>IoT</w:t>
      </w:r>
      <w:r>
        <w:t>设备</w:t>
      </w:r>
      <w:r>
        <w:rPr>
          <w:rFonts w:hint="eastAsia"/>
        </w:rPr>
        <w:t>和</w:t>
      </w:r>
      <w:r>
        <w:rPr>
          <w:i/>
          <w:iCs/>
        </w:rPr>
        <w:t>J</w:t>
      </w:r>
      <w:r>
        <w:t>个</w:t>
      </w:r>
      <w:r>
        <w:rPr>
          <w:rFonts w:hint="eastAsia"/>
        </w:rPr>
        <w:t>基站，</w:t>
      </w:r>
      <w:r>
        <w:rPr>
          <w:position w:val="-10"/>
        </w:rPr>
        <w:object w:dxaOrig="1999" w:dyaOrig="319" w14:anchorId="5FC669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81" o:spid="_x0000_i1025" type="#_x0000_t75" style="width:86.25pt;height:14.25pt;mso-wrap-style:square;mso-position-horizontal-relative:page;mso-position-vertical-relative:page" o:ole="">
            <v:imagedata r:id="rId13" o:title=""/>
          </v:shape>
          <o:OLEObject Type="Embed" ProgID="Equation.DSMT4" ShapeID="Object 281" DrawAspect="Content" ObjectID="_1853311549" r:id="rId14"/>
        </w:object>
      </w:r>
      <w:r>
        <w:t>和</w:t>
      </w:r>
      <w:r>
        <w:rPr>
          <w:rFonts w:hint="eastAsia"/>
        </w:rPr>
        <w:t xml:space="preserve"> </w:t>
      </w:r>
      <w:r>
        <w:rPr>
          <w:position w:val="-10"/>
        </w:rPr>
        <w:object w:dxaOrig="1400" w:dyaOrig="319" w14:anchorId="59D1CC3F">
          <v:shape id="Object 283" o:spid="_x0000_i1026" type="#_x0000_t75" style="width:63.75pt;height:15pt;mso-wrap-style:square;mso-position-horizontal-relative:page;mso-position-vertical-relative:page" o:ole="">
            <v:fill o:detectmouseclick="t"/>
            <v:imagedata r:id="rId15" o:title=""/>
          </v:shape>
          <o:OLEObject Type="Embed" ProgID="Equation.DSMT4" ShapeID="Object 283" DrawAspect="Content" ObjectID="_1853311550" r:id="rId16"/>
        </w:object>
      </w:r>
      <w:r>
        <w:rPr>
          <w:position w:val="-10"/>
        </w:rPr>
        <w:object w:dxaOrig="779" w:dyaOrig="319" w14:anchorId="60956D05">
          <v:shape id="Object 285" o:spid="_x0000_i1027" type="#_x0000_t75" style="width:35.25pt;height:15pt;mso-wrap-style:square;mso-position-horizontal-relative:page;mso-position-vertical-relative:page" o:ole="">
            <v:fill o:detectmouseclick="t"/>
            <v:imagedata r:id="rId17" o:title=""/>
          </v:shape>
          <o:OLEObject Type="Embed" ProgID="Equation.DSMT4" ShapeID="Object 285" DrawAspect="Content" ObjectID="_1853311551" r:id="rId18"/>
        </w:object>
      </w:r>
      <w:r>
        <w:t>分别</w:t>
      </w:r>
      <w:r>
        <w:rPr>
          <w:rFonts w:hint="eastAsia"/>
        </w:rPr>
        <w:t>表示</w:t>
      </w:r>
      <w:r>
        <w:t>物联网设备和基站的集合</w:t>
      </w:r>
      <w:r>
        <w:rPr>
          <w:rFonts w:hint="eastAsia"/>
        </w:rPr>
        <w:t>，其中，</w:t>
      </w:r>
      <w:r>
        <w:rPr>
          <w:rFonts w:hint="eastAsia"/>
          <w:position w:val="-6"/>
        </w:rPr>
        <w:object w:dxaOrig="539" w:dyaOrig="279" w14:anchorId="5F843461">
          <v:shape id="Object 261" o:spid="_x0000_i1028" type="#_x0000_t75" style="width:27pt;height:14.25pt;mso-wrap-style:square;mso-position-horizontal-relative:page;mso-position-vertical-relative:page" o:ole="">
            <v:fill o:detectmouseclick="t"/>
            <v:imagedata r:id="rId19" o:title=""/>
            <o:lock v:ext="edit" aspectratio="f"/>
          </v:shape>
          <o:OLEObject Type="Embed" ProgID="Equation.DSMT4" ShapeID="Object 261" DrawAspect="Content" ObjectID="_1853311552" r:id="rId20">
            <o:FieldCodes>\* MERGEFORMAT</o:FieldCodes>
          </o:OLEObject>
        </w:object>
      </w:r>
      <w:r>
        <w:rPr>
          <w:rFonts w:hint="eastAsia"/>
          <w:position w:val="-10"/>
        </w:rPr>
        <w:object w:dxaOrig="579" w:dyaOrig="319" w14:anchorId="6DDA45BA">
          <v:shape id="Object 262" o:spid="_x0000_i1029" type="#_x0000_t75" style="width:29.25pt;height:15.75pt;mso-wrap-style:square;mso-position-horizontal-relative:page;mso-position-vertical-relative:page" o:ole="">
            <v:fill o:detectmouseclick="t"/>
            <v:imagedata r:id="rId21" o:title=""/>
            <o:lock v:ext="edit" aspectratio="f"/>
          </v:shape>
          <o:OLEObject Type="Embed" ProgID="Equation.DSMT4" ShapeID="Object 262" DrawAspect="Content" ObjectID="_1853311553" r:id="rId22">
            <o:FieldCodes>\* MERGEFORMAT</o:FieldCodes>
          </o:OLEObject>
        </w:object>
      </w:r>
      <w:r>
        <w:t>。该系统在逻辑上由</w:t>
      </w:r>
      <w:r>
        <w:rPr>
          <w:rFonts w:hint="eastAsia"/>
        </w:rPr>
        <w:t>MEC</w:t>
      </w:r>
      <w:r>
        <w:rPr>
          <w:rFonts w:hint="eastAsia"/>
        </w:rPr>
        <w:t>子系统和区块链子系统组成</w:t>
      </w:r>
      <w:r>
        <w:t>。</w:t>
      </w:r>
      <w:r>
        <w:rPr>
          <w:rFonts w:hint="eastAsia"/>
        </w:rPr>
        <w:t>具体系统场景</w:t>
      </w:r>
      <w:r>
        <w:t>如图</w:t>
      </w:r>
      <w:r>
        <w:t>1</w:t>
      </w:r>
      <w:r>
        <w:t>所示</w:t>
      </w:r>
      <w:r>
        <w:rPr>
          <w:rFonts w:hint="eastAsia"/>
        </w:rPr>
        <w:t>。</w:t>
      </w:r>
    </w:p>
    <w:p w14:paraId="0725F766" w14:textId="77777777" w:rsidR="00000000" w:rsidRDefault="00000000">
      <w:r>
        <w:rPr>
          <w:rFonts w:hint="eastAsia"/>
        </w:rPr>
        <w:object w:dxaOrig="11692" w:dyaOrig="7827" w14:anchorId="69B1DE43">
          <v:shape id="Object 257" o:spid="_x0000_i1030" type="#_x0000_t75" style="width:220.5pt;height:147pt;mso-wrap-style:square;mso-position-horizontal-relative:page;mso-position-vertical-relative:page" o:ole="">
            <v:imagedata r:id="rId23" o:title=""/>
            <o:lock v:ext="edit" aspectratio="f"/>
          </v:shape>
          <o:OLEObject Type="Embed" ProgID="Visio.Drawing.15" ShapeID="Object 257" DrawAspect="Content" ObjectID="_1853311554" r:id="rId24"/>
        </w:object>
      </w:r>
    </w:p>
    <w:p w14:paraId="5690B788" w14:textId="77777777" w:rsidR="00000000" w:rsidRDefault="00000000">
      <w:pPr>
        <w:jc w:val="center"/>
      </w:pPr>
      <w:commentRangeStart w:id="20"/>
      <w:r>
        <w:rPr>
          <w:rFonts w:ascii="黑体" w:eastAsia="黑体" w:hAnsi="黑体" w:cs="黑体" w:hint="eastAsia"/>
          <w:sz w:val="18"/>
          <w:szCs w:val="18"/>
        </w:rPr>
        <w:t>图1 系统场景</w:t>
      </w:r>
      <w:commentRangeEnd w:id="20"/>
      <w:r>
        <w:rPr>
          <w:rStyle w:val="CommentReference"/>
          <w:szCs w:val="24"/>
        </w:rPr>
        <w:commentReference w:id="20"/>
      </w:r>
    </w:p>
    <w:p w14:paraId="08DDAE15" w14:textId="77777777" w:rsidR="00000000" w:rsidRDefault="00000000">
      <w:pPr>
        <w:rPr>
          <w:rFonts w:eastAsia="黑体" w:hint="eastAsia"/>
          <w:bCs/>
        </w:rPr>
      </w:pPr>
      <w:r>
        <w:rPr>
          <w:rFonts w:eastAsia="黑体"/>
          <w:bCs/>
        </w:rPr>
        <w:t xml:space="preserve">1.1 </w:t>
      </w:r>
      <w:r>
        <w:rPr>
          <w:rFonts w:eastAsia="黑体" w:hint="eastAsia"/>
          <w:bCs/>
        </w:rPr>
        <w:t xml:space="preserve"> </w:t>
      </w:r>
      <w:r>
        <w:rPr>
          <w:rFonts w:eastAsia="黑体"/>
          <w:bCs/>
        </w:rPr>
        <w:t>MEC</w:t>
      </w:r>
      <w:r>
        <w:rPr>
          <w:rFonts w:eastAsia="黑体"/>
          <w:bCs/>
        </w:rPr>
        <w:t>子系统</w:t>
      </w:r>
    </w:p>
    <w:p w14:paraId="3B6C0EA8" w14:textId="77777777" w:rsidR="00000000" w:rsidRDefault="00000000">
      <w:pPr>
        <w:snapToGrid w:val="0"/>
        <w:spacing w:line="360" w:lineRule="exact"/>
        <w:ind w:firstLine="420"/>
      </w:pPr>
      <w:r>
        <w:rPr>
          <w:rFonts w:hint="eastAsia"/>
        </w:rPr>
        <w:t>在</w:t>
      </w:r>
      <w:r>
        <w:t>每个基站配</w:t>
      </w:r>
      <w:r>
        <w:rPr>
          <w:rFonts w:hint="eastAsia"/>
        </w:rPr>
        <w:t>备</w:t>
      </w:r>
      <w:r>
        <w:t>MEC</w:t>
      </w:r>
      <w:r>
        <w:t>服务器</w:t>
      </w:r>
      <w:r>
        <w:rPr>
          <w:rFonts w:hint="eastAsia"/>
        </w:rPr>
        <w:t>，可以就近为</w:t>
      </w:r>
      <w:r>
        <w:rPr>
          <w:rFonts w:hint="eastAsia"/>
        </w:rPr>
        <w:t>IoT</w:t>
      </w:r>
      <w:r>
        <w:rPr>
          <w:rFonts w:hint="eastAsia"/>
        </w:rPr>
        <w:t>设备提供算力。</w:t>
      </w:r>
      <w:r>
        <w:t>将每个基站及其所配备的边缘服务器视为</w:t>
      </w:r>
      <w:r>
        <w:rPr>
          <w:rFonts w:hint="eastAsia"/>
        </w:rPr>
        <w:t>一个整体</w:t>
      </w:r>
      <w:r>
        <w:t>，将具备充足的存储容量和能源供应的基站作为主基站，可以长时间保持运行状态</w:t>
      </w:r>
      <w:r>
        <w:rPr>
          <w:rFonts w:hint="eastAsia"/>
        </w:rPr>
        <w:t>，有效地整合和管理</w:t>
      </w:r>
      <w:r>
        <w:t>IoT</w:t>
      </w:r>
      <w:r>
        <w:rPr>
          <w:rFonts w:hint="eastAsia"/>
        </w:rPr>
        <w:t>设备，并提供不同层级的服务支持。</w:t>
      </w:r>
    </w:p>
    <w:p w14:paraId="3B7B1142" w14:textId="77777777" w:rsidR="00000000" w:rsidRDefault="00000000">
      <w:pPr>
        <w:snapToGrid w:val="0"/>
        <w:spacing w:line="360" w:lineRule="exact"/>
        <w:ind w:firstLine="420"/>
      </w:pPr>
      <w:r>
        <w:t>假设系统在一定时隙中</w:t>
      </w:r>
      <w:r>
        <w:rPr>
          <w:rFonts w:hint="eastAsia"/>
        </w:rPr>
        <w:t>运</w:t>
      </w:r>
      <w:r>
        <w:t>行，时隙的集合为</w:t>
      </w:r>
      <w:r>
        <w:rPr>
          <w:position w:val="-10"/>
        </w:rPr>
        <w:object w:dxaOrig="2060" w:dyaOrig="319" w14:anchorId="67A8AD8B">
          <v:shape id="Object 260" o:spid="_x0000_i1031" type="#_x0000_t75" style="width:102.75pt;height:15.75pt;mso-wrap-style:square;mso-position-horizontal-relative:page;mso-position-vertical-relative:page" o:ole="">
            <v:fill o:detectmouseclick="t"/>
            <v:imagedata r:id="rId25" o:title=""/>
            <o:lock v:ext="edit" aspectratio="f"/>
          </v:shape>
          <o:OLEObject Type="Embed" ProgID="Equation.DSMT4" ShapeID="Object 260" DrawAspect="Content" ObjectID="_1853311555" r:id="rId26">
            <o:FieldCodes>\* MERGEFORMAT</o:FieldCodes>
          </o:OLEObject>
        </w:object>
      </w:r>
      <w:r>
        <w:rPr>
          <w:rFonts w:hint="eastAsia"/>
        </w:rPr>
        <w:t>，</w:t>
      </w:r>
      <w:r>
        <w:t>在每个时隙开始时，每个</w:t>
      </w:r>
      <w:r>
        <w:t>IoT</w:t>
      </w:r>
      <w:r>
        <w:t>设备会生成一个任务</w:t>
      </w:r>
      <w:r>
        <w:rPr>
          <w:position w:val="-12"/>
        </w:rPr>
        <w:object w:dxaOrig="1400" w:dyaOrig="359" w14:anchorId="4D169B57">
          <v:shape id="_x0000_i1032" type="#_x0000_t75" style="width:66.75pt;height:16.5pt;mso-wrap-style:square;mso-position-horizontal-relative:page;mso-position-vertical-relative:page" o:ole="">
            <v:fill o:detectmouseclick="t"/>
            <v:imagedata r:id="rId27" o:title=""/>
          </v:shape>
          <o:OLEObject Type="Embed" ProgID="Equation.DSMT4" ShapeID="_x0000_i1032" DrawAspect="Content" ObjectID="_1853311556" r:id="rId28"/>
        </w:object>
      </w:r>
      <w:r>
        <w:rPr>
          <w:rFonts w:hint="eastAsia"/>
        </w:rPr>
        <w:t xml:space="preserve">  </w:t>
      </w:r>
      <w:r>
        <w:rPr>
          <w:position w:val="-12"/>
        </w:rPr>
        <w:object w:dxaOrig="1759" w:dyaOrig="379" w14:anchorId="77523D62">
          <v:shape id="Object 263" o:spid="_x0000_i1033" type="#_x0000_t75" style="width:84pt;height:17.25pt;mso-wrap-style:square;mso-position-horizontal-relative:page;mso-position-vertical-relative:page" o:ole="">
            <v:fill o:detectmouseclick="t"/>
            <v:imagedata r:id="rId29" o:title=""/>
          </v:shape>
          <o:OLEObject Type="Embed" ProgID="Equation.DSMT4" ShapeID="Object 263" DrawAspect="Content" ObjectID="_1853311557" r:id="rId30"/>
        </w:object>
      </w:r>
      <w:r>
        <w:rPr>
          <w:rFonts w:hint="eastAsia"/>
        </w:rPr>
        <w:t>。其中：</w:t>
      </w:r>
      <w:r>
        <w:rPr>
          <w:position w:val="-12"/>
        </w:rPr>
        <w:object w:dxaOrig="559" w:dyaOrig="359" w14:anchorId="2909BE35">
          <v:shape id="Object 8" o:spid="_x0000_i1034" type="#_x0000_t75" style="width:26.25pt;height:17.25pt;mso-wrap-style:square;mso-position-horizontal-relative:page;mso-position-vertical-relative:page" o:ole="">
            <v:imagedata r:id="rId31" o:title=""/>
          </v:shape>
          <o:OLEObject Type="Embed" ProgID="Equation.DSMT4" ShapeID="Object 8" DrawAspect="Content" ObjectID="_1853311558" r:id="rId32"/>
        </w:object>
      </w:r>
      <w:r>
        <w:t>表示任务输入数据的总量</w:t>
      </w:r>
      <w:r>
        <w:rPr>
          <w:rFonts w:hint="eastAsia"/>
        </w:rPr>
        <w:t>，</w:t>
      </w:r>
      <w:r>
        <w:t>以比特为单位</w:t>
      </w:r>
      <w:r>
        <w:rPr>
          <w:rFonts w:hint="eastAsia"/>
        </w:rPr>
        <w:t>；</w:t>
      </w:r>
      <w:r>
        <w:rPr>
          <w:position w:val="-12"/>
        </w:rPr>
        <w:object w:dxaOrig="539" w:dyaOrig="359" w14:anchorId="75D2B66A">
          <v:shape id="Object 265" o:spid="_x0000_i1035" type="#_x0000_t75" style="width:25.5pt;height:17.25pt;mso-wrap-style:square;mso-position-horizontal-relative:page;mso-position-vertical-relative:page" o:ole="">
            <v:imagedata r:id="rId33" o:title=""/>
          </v:shape>
          <o:OLEObject Type="Embed" ProgID="Equation.DSMT4" ShapeID="Object 265" DrawAspect="Content" ObjectID="_1853311559" r:id="rId34"/>
        </w:object>
      </w:r>
      <w:r>
        <w:rPr>
          <w:rFonts w:hint="eastAsia"/>
        </w:rPr>
        <w:t>表示</w:t>
      </w:r>
      <w:r>
        <w:t>计算复杂度，即处理</w:t>
      </w:r>
      <w:r>
        <w:t>1</w:t>
      </w:r>
      <w:r>
        <w:t>比特输入数据所需的</w:t>
      </w:r>
      <w:r>
        <w:t>CPU</w:t>
      </w:r>
      <w:r>
        <w:t>周期数；</w:t>
      </w:r>
      <w:r>
        <w:rPr>
          <w:position w:val="-12"/>
        </w:rPr>
        <w:object w:dxaOrig="539" w:dyaOrig="359" w14:anchorId="2FAD056F">
          <v:shape id="Object 10" o:spid="_x0000_i1036" type="#_x0000_t75" style="width:25.5pt;height:17.25pt;mso-wrap-style:square;mso-position-horizontal-relative:page;mso-position-vertical-relative:page" o:ole="">
            <v:imagedata r:id="rId35" o:title=""/>
          </v:shape>
          <o:OLEObject Type="Embed" ProgID="Equation.DSMT4" ShapeID="Object 10" DrawAspect="Content" ObjectID="_1853311560" r:id="rId36"/>
        </w:object>
      </w:r>
      <w:r>
        <w:t>表示处理结果的大小，其大小远小于输入数据；</w:t>
      </w:r>
      <w:r>
        <w:rPr>
          <w:position w:val="-12"/>
        </w:rPr>
        <w:object w:dxaOrig="539" w:dyaOrig="379" w14:anchorId="1BB62FCB">
          <v:shape id="Object 266" o:spid="_x0000_i1037" type="#_x0000_t75" style="width:27pt;height:18.75pt;mso-wrap-style:square;mso-position-horizontal-relative:page;mso-position-vertical-relative:page" o:ole="">
            <v:fill o:detectmouseclick="t"/>
            <v:imagedata r:id="rId37" o:title=""/>
            <o:lock v:ext="edit" aspectratio="f"/>
          </v:shape>
          <o:OLEObject Type="Embed" ProgID="Equation.DSMT4" ShapeID="Object 266" DrawAspect="Content" ObjectID="_1853311561" r:id="rId38">
            <o:FieldCodes>\* MERGEFORMAT</o:FieldCodes>
          </o:OLEObject>
        </w:object>
      </w:r>
      <w:r>
        <w:rPr>
          <w:rFonts w:hint="eastAsia"/>
        </w:rPr>
        <w:t>表示</w:t>
      </w:r>
      <w:r>
        <w:t>任务处理的最大容忍时延。</w:t>
      </w:r>
      <w:r>
        <w:rPr>
          <w:rFonts w:hint="eastAsia"/>
        </w:rPr>
        <w:t>为确保不同任务的时延需求不会影响交叉时隙的优化问题，</w:t>
      </w:r>
      <w:r>
        <w:t>要求</w:t>
      </w:r>
      <w:r>
        <w:rPr>
          <w:rFonts w:hint="eastAsia"/>
        </w:rPr>
        <w:t>预期时间段</w:t>
      </w:r>
      <w:r>
        <w:rPr>
          <w:position w:val="-6"/>
        </w:rPr>
        <w:object w:dxaOrig="199" w:dyaOrig="219" w14:anchorId="375448A0">
          <v:shape id="Object 256" o:spid="_x0000_i1038" type="#_x0000_t75" style="width:10.5pt;height:11.25pt;mso-wrap-style:square;mso-position-horizontal-relative:page;mso-position-vertical-relative:page" o:ole="">
            <v:imagedata r:id="rId39" o:title=""/>
          </v:shape>
          <o:OLEObject Type="Embed" ProgID="Equation.DSMT4" ShapeID="Object 256" DrawAspect="Content" ObjectID="_1853311562" r:id="rId40"/>
        </w:object>
      </w:r>
      <w:r>
        <w:rPr>
          <w:rFonts w:hint="eastAsia"/>
        </w:rPr>
        <w:t>的持续时间大于或等于所有任务的最大允许时延。</w:t>
      </w:r>
    </w:p>
    <w:p w14:paraId="7B51DCBA" w14:textId="77777777" w:rsidR="00000000" w:rsidRDefault="00000000">
      <w:pPr>
        <w:snapToGrid w:val="0"/>
        <w:spacing w:line="360" w:lineRule="exact"/>
        <w:ind w:firstLine="420"/>
        <w:rPr>
          <w:szCs w:val="21"/>
          <w:shd w:val="clear" w:color="auto" w:fill="FFFFFF"/>
        </w:rPr>
      </w:pPr>
      <w:r>
        <w:rPr>
          <w:szCs w:val="21"/>
          <w:shd w:val="clear" w:color="auto" w:fill="FFFFFF"/>
        </w:rPr>
        <w:t>当</w:t>
      </w:r>
      <w:r>
        <w:rPr>
          <w:rFonts w:hint="eastAsia"/>
          <w:szCs w:val="21"/>
          <w:shd w:val="clear" w:color="auto" w:fill="FFFFFF"/>
        </w:rPr>
        <w:t>第</w:t>
      </w:r>
      <w:r>
        <w:rPr>
          <w:position w:val="-6"/>
        </w:rPr>
        <w:object w:dxaOrig="139" w:dyaOrig="259" w14:anchorId="3772FFB6">
          <v:shape id="Object 268" o:spid="_x0000_i1039" type="#_x0000_t75" style="width:6.75pt;height:12.75pt;mso-wrap-style:square;mso-position-horizontal-relative:page;mso-position-vertical-relative:page" o:ole="">
            <v:imagedata r:id="rId41" o:title=""/>
          </v:shape>
          <o:OLEObject Type="Embed" ProgID="Equation.DSMT4" ShapeID="Object 268" DrawAspect="Content" ObjectID="_1853311563" r:id="rId42"/>
        </w:object>
      </w:r>
      <w:r>
        <w:rPr>
          <w:rFonts w:hint="eastAsia"/>
        </w:rPr>
        <w:t>个</w:t>
      </w:r>
      <w:r>
        <w:t>IoT</w:t>
      </w:r>
      <w:r>
        <w:rPr>
          <w:szCs w:val="21"/>
          <w:shd w:val="clear" w:color="auto" w:fill="FFFFFF"/>
        </w:rPr>
        <w:t>设备将任务</w:t>
      </w:r>
      <w:r>
        <w:rPr>
          <w:position w:val="-12"/>
        </w:rPr>
        <w:object w:dxaOrig="559" w:dyaOrig="379" w14:anchorId="51C8BDEF">
          <v:shape id="Object 175" o:spid="_x0000_i1040" type="#_x0000_t75" style="width:27pt;height:18pt;mso-wrap-style:square;mso-position-horizontal-relative:page;mso-position-vertical-relative:page" o:ole="">
            <v:fill o:detectmouseclick="t"/>
            <v:imagedata r:id="rId43" o:title=""/>
          </v:shape>
          <o:OLEObject Type="Embed" ProgID="Equation.DSMT4" ShapeID="Object 175" DrawAspect="Content" ObjectID="_1853311564" r:id="rId44"/>
        </w:object>
      </w:r>
      <w:r>
        <w:rPr>
          <w:szCs w:val="21"/>
          <w:shd w:val="clear" w:color="auto" w:fill="FFFFFF"/>
        </w:rPr>
        <w:t>卸载给</w:t>
      </w:r>
      <w:r>
        <w:rPr>
          <w:rFonts w:hint="eastAsia"/>
          <w:szCs w:val="21"/>
          <w:shd w:val="clear" w:color="auto" w:fill="FFFFFF"/>
        </w:rPr>
        <w:t>第</w:t>
      </w:r>
      <w:r>
        <w:rPr>
          <w:position w:val="-10"/>
        </w:rPr>
        <w:object w:dxaOrig="199" w:dyaOrig="299" w14:anchorId="1D2B6B58">
          <v:shape id="Object 269" o:spid="_x0000_i1041" type="#_x0000_t75" style="width:10.5pt;height:15pt;mso-wrap-style:square;mso-position-horizontal-relative:page;mso-position-vertical-relative:page" o:ole="">
            <v:imagedata r:id="rId45" o:title=""/>
          </v:shape>
          <o:OLEObject Type="Embed" ProgID="Equation.DSMT4" ShapeID="Object 269" DrawAspect="Content" ObjectID="_1853311565" r:id="rId46"/>
        </w:object>
      </w:r>
      <w:r>
        <w:rPr>
          <w:rFonts w:hint="eastAsia"/>
        </w:rPr>
        <w:t>个基站</w:t>
      </w:r>
      <w:r>
        <w:rPr>
          <w:szCs w:val="21"/>
          <w:shd w:val="clear" w:color="auto" w:fill="FFFFFF"/>
        </w:rPr>
        <w:t>时，其时延包括</w:t>
      </w:r>
      <w:r>
        <w:rPr>
          <w:shd w:val="clear" w:color="auto" w:fill="FFFFFF"/>
        </w:rPr>
        <w:t>输入数据传输时延</w:t>
      </w:r>
      <w:r>
        <w:rPr>
          <w:rFonts w:hint="eastAsia"/>
          <w:shd w:val="clear" w:color="auto" w:fill="FFFFFF"/>
        </w:rPr>
        <w:t>、基站任务</w:t>
      </w:r>
      <w:r>
        <w:rPr>
          <w:shd w:val="clear" w:color="auto" w:fill="FFFFFF"/>
        </w:rPr>
        <w:t>处理时延以</w:t>
      </w:r>
      <w:r>
        <w:rPr>
          <w:rFonts w:hint="eastAsia"/>
          <w:shd w:val="clear" w:color="auto" w:fill="FFFFFF"/>
        </w:rPr>
        <w:t>及</w:t>
      </w:r>
      <w:r>
        <w:rPr>
          <w:shd w:val="clear" w:color="auto" w:fill="FFFFFF"/>
        </w:rPr>
        <w:t>将计算结果返回</w:t>
      </w:r>
      <w:r>
        <w:t>IoT</w:t>
      </w:r>
      <w:r>
        <w:rPr>
          <w:shd w:val="clear" w:color="auto" w:fill="FFFFFF"/>
        </w:rPr>
        <w:t>设备的</w:t>
      </w:r>
      <w:r>
        <w:rPr>
          <w:rFonts w:hint="eastAsia"/>
          <w:szCs w:val="21"/>
          <w:shd w:val="clear" w:color="auto" w:fill="FFFFFF"/>
        </w:rPr>
        <w:t>时延</w:t>
      </w:r>
      <w:r>
        <w:rPr>
          <w:shd w:val="clear" w:color="auto" w:fill="FFFFFF"/>
        </w:rPr>
        <w:t>。</w:t>
      </w:r>
      <w:r>
        <w:rPr>
          <w:szCs w:val="21"/>
          <w:shd w:val="clear" w:color="auto" w:fill="FFFFFF"/>
        </w:rPr>
        <w:t>考虑到任务处理结果通常小于输入数据，其返回时延可以忽略。</w:t>
      </w:r>
      <w:r>
        <w:rPr>
          <w:rFonts w:hint="eastAsia"/>
          <w:szCs w:val="21"/>
          <w:shd w:val="clear" w:color="auto" w:fill="FFFFFF"/>
        </w:rPr>
        <w:t>因此，</w:t>
      </w:r>
      <w:bookmarkStart w:id="21" w:name="_Hlk154574768"/>
      <w:r>
        <w:rPr>
          <w:szCs w:val="21"/>
          <w:shd w:val="clear" w:color="auto" w:fill="FFFFFF"/>
        </w:rPr>
        <w:t>边缘服务器</w:t>
      </w:r>
      <w:bookmarkEnd w:id="21"/>
      <w:r>
        <w:rPr>
          <w:szCs w:val="21"/>
          <w:shd w:val="clear" w:color="auto" w:fill="FFFFFF"/>
        </w:rPr>
        <w:t>处理任务</w:t>
      </w:r>
      <w:r>
        <w:rPr>
          <w:position w:val="-12"/>
        </w:rPr>
        <w:object w:dxaOrig="559" w:dyaOrig="379" w14:anchorId="25C1C991">
          <v:shape id="_x0000_i1042" type="#_x0000_t75" style="width:27pt;height:18pt;mso-wrap-style:square;mso-position-horizontal-relative:page;mso-position-vertical-relative:page" o:ole="">
            <v:imagedata r:id="rId43" o:title=""/>
          </v:shape>
          <o:OLEObject Type="Embed" ProgID="Equation.DSMT4" ShapeID="_x0000_i1042" DrawAspect="Content" ObjectID="_1853311566" r:id="rId47"/>
        </w:object>
      </w:r>
      <w:r>
        <w:rPr>
          <w:szCs w:val="21"/>
          <w:shd w:val="clear" w:color="auto" w:fill="FFFFFF"/>
        </w:rPr>
        <w:t>的时延为</w:t>
      </w:r>
    </w:p>
    <w:commentRangeStart w:id="22"/>
    <w:p w14:paraId="0E8DBDEA" w14:textId="77777777" w:rsidR="00000000" w:rsidRDefault="00000000">
      <w:pPr>
        <w:pStyle w:val="formal"/>
        <w:snapToGrid w:val="0"/>
        <w:ind w:firstLine="0"/>
        <w:jc w:val="right"/>
      </w:pPr>
      <w:r>
        <w:rPr>
          <w:position w:val="-34"/>
        </w:rPr>
        <w:object w:dxaOrig="3761" w:dyaOrig="799" w14:anchorId="165E74CE">
          <v:shape id="Object 18" o:spid="_x0000_i1043" type="#_x0000_t75" style="width:167.25pt;height:36pt;mso-wrap-style:square;mso-position-horizontal-relative:page;mso-position-vertical-relative:page" o:ole="">
            <v:fill o:detectmouseclick="t"/>
            <v:imagedata r:id="rId48" o:title=""/>
          </v:shape>
          <o:OLEObject Type="Embed" ProgID="Equation.DSMT4" ShapeID="Object 18" DrawAspect="Content" ObjectID="_1853311567" r:id="rId49"/>
        </w:object>
      </w:r>
      <w:commentRangeEnd w:id="22"/>
      <w:r>
        <w:rPr>
          <w:rStyle w:val="CommentReference"/>
          <w:rFonts w:hint="eastAsia"/>
          <w:sz w:val="24"/>
          <w:szCs w:val="24"/>
        </w:rPr>
        <w:commentReference w:id="22"/>
      </w:r>
      <w:r>
        <w:rPr>
          <w:rFonts w:hint="eastAsia"/>
        </w:rPr>
        <w:t xml:space="preserve">  </w:t>
      </w:r>
      <w:r>
        <w:rPr>
          <w:rFonts w:ascii="Times New Roman" w:hAnsi="Times New Roman"/>
          <w:sz w:val="21"/>
        </w:rPr>
        <w:t>(1)</w:t>
      </w:r>
    </w:p>
    <w:p w14:paraId="6EBB74AD" w14:textId="77777777" w:rsidR="00000000" w:rsidRDefault="00000000">
      <w:pPr>
        <w:snapToGrid w:val="0"/>
        <w:spacing w:line="264" w:lineRule="auto"/>
        <w:rPr>
          <w:szCs w:val="21"/>
          <w:shd w:val="clear" w:color="auto" w:fill="FFFFFF"/>
        </w:rPr>
      </w:pPr>
      <w:r>
        <w:rPr>
          <w:rFonts w:hint="eastAsia"/>
          <w:szCs w:val="21"/>
          <w:shd w:val="clear" w:color="auto" w:fill="FFFFFF"/>
        </w:rPr>
        <w:t>式</w:t>
      </w:r>
      <w:r>
        <w:rPr>
          <w:szCs w:val="21"/>
          <w:shd w:val="clear" w:color="auto" w:fill="FFFFFF"/>
        </w:rPr>
        <w:t>中</w:t>
      </w:r>
      <w:r>
        <w:rPr>
          <w:rFonts w:hint="eastAsia"/>
          <w:szCs w:val="21"/>
          <w:shd w:val="clear" w:color="auto" w:fill="FFFFFF"/>
        </w:rPr>
        <w:t>：</w:t>
      </w:r>
      <w:commentRangeStart w:id="23"/>
      <w:r>
        <w:rPr>
          <w:position w:val="-14"/>
        </w:rPr>
        <w:object w:dxaOrig="619" w:dyaOrig="399" w14:anchorId="40B3ADFF">
          <v:shape id="Object 19" o:spid="_x0000_i1044" type="#_x0000_t75" style="width:29.25pt;height:18.75pt;mso-wrap-style:square;mso-position-horizontal-relative:page;mso-position-vertical-relative:page" o:ole="">
            <v:imagedata r:id="rId50" o:title=""/>
          </v:shape>
          <o:OLEObject Type="Embed" ProgID="Equation.DSMT4" ShapeID="Object 19" DrawAspect="Content" ObjectID="_1853311568" r:id="rId51"/>
        </w:object>
      </w:r>
      <w:r>
        <w:rPr>
          <w:rFonts w:hint="eastAsia"/>
          <w:szCs w:val="21"/>
          <w:shd w:val="clear" w:color="auto" w:fill="FFFFFF"/>
        </w:rPr>
        <w:t>表示第</w:t>
      </w:r>
      <w:r>
        <w:rPr>
          <w:position w:val="-10"/>
        </w:rPr>
        <w:object w:dxaOrig="199" w:dyaOrig="299" w14:anchorId="4826DB17">
          <v:shape id="Object 272" o:spid="_x0000_i1045" type="#_x0000_t75" style="width:10.5pt;height:15pt;mso-wrap-style:square;mso-position-horizontal-relative:page;mso-position-vertical-relative:page" o:ole="">
            <v:imagedata r:id="rId45" o:title=""/>
          </v:shape>
          <o:OLEObject Type="Embed" ProgID="Equation.DSMT4" ShapeID="Object 272" DrawAspect="Content" ObjectID="_1853311569" r:id="rId52"/>
        </w:object>
      </w:r>
      <w:r>
        <w:rPr>
          <w:rFonts w:hint="eastAsia"/>
        </w:rPr>
        <w:t>个基站</w:t>
      </w:r>
      <w:r>
        <w:rPr>
          <w:szCs w:val="21"/>
          <w:shd w:val="clear" w:color="auto" w:fill="FFFFFF"/>
        </w:rPr>
        <w:t>分配给</w:t>
      </w:r>
      <w:r>
        <w:rPr>
          <w:rFonts w:hint="eastAsia"/>
          <w:szCs w:val="21"/>
          <w:shd w:val="clear" w:color="auto" w:fill="FFFFFF"/>
        </w:rPr>
        <w:t>第</w:t>
      </w:r>
      <w:r>
        <w:rPr>
          <w:position w:val="-6"/>
        </w:rPr>
        <w:object w:dxaOrig="139" w:dyaOrig="259" w14:anchorId="15AFD7D3">
          <v:shape id="Object 273" o:spid="_x0000_i1046" type="#_x0000_t75" style="width:6.75pt;height:12.75pt;mso-wrap-style:square;mso-position-horizontal-relative:page;mso-position-vertical-relative:page" o:ole="">
            <v:imagedata r:id="rId41" o:title=""/>
          </v:shape>
          <o:OLEObject Type="Embed" ProgID="Equation.DSMT4" ShapeID="Object 273" DrawAspect="Content" ObjectID="_1853311570" r:id="rId53"/>
        </w:object>
      </w:r>
      <w:r>
        <w:rPr>
          <w:rFonts w:hint="eastAsia"/>
        </w:rPr>
        <w:t>个</w:t>
      </w:r>
      <w:r>
        <w:t>IoT</w:t>
      </w:r>
      <w:r>
        <w:rPr>
          <w:szCs w:val="21"/>
          <w:shd w:val="clear" w:color="auto" w:fill="FFFFFF"/>
        </w:rPr>
        <w:t>设备的计算资源；</w:t>
      </w:r>
      <w:commentRangeEnd w:id="23"/>
      <w:r>
        <w:rPr>
          <w:rStyle w:val="CommentReference"/>
          <w:shd w:val="clear" w:color="auto" w:fill="FFFFFF"/>
        </w:rPr>
        <w:commentReference w:id="23"/>
      </w:r>
      <w:r>
        <w:rPr>
          <w:position w:val="-14"/>
          <w:szCs w:val="21"/>
          <w:shd w:val="clear" w:color="auto" w:fill="FFFFFF"/>
        </w:rPr>
        <w:object w:dxaOrig="619" w:dyaOrig="379" w14:anchorId="15F784A9">
          <v:shape id="Object 22" o:spid="_x0000_i1047" type="#_x0000_t75" style="width:29.25pt;height:18pt;mso-wrap-style:square;mso-position-horizontal-relative:page;mso-position-vertical-relative:page" o:ole="">
            <v:imagedata r:id="rId54" o:title=""/>
          </v:shape>
          <o:OLEObject Type="Embed" ProgID="Equation.DSMT4" ShapeID="Object 22" DrawAspect="Content" ObjectID="_1853311571" r:id="rId55"/>
        </w:object>
      </w:r>
      <w:r>
        <w:rPr>
          <w:szCs w:val="21"/>
          <w:shd w:val="clear" w:color="auto" w:fill="FFFFFF"/>
        </w:rPr>
        <w:t>表示接入控制决策，</w:t>
      </w:r>
      <w:r>
        <w:rPr>
          <w:rFonts w:hint="eastAsia"/>
          <w:szCs w:val="21"/>
          <w:shd w:val="clear" w:color="auto" w:fill="FFFFFF"/>
        </w:rPr>
        <w:t>若</w:t>
      </w:r>
      <w:bookmarkStart w:id="24" w:name="_Hlk154706462"/>
      <w:r>
        <w:rPr>
          <w:rFonts w:hint="eastAsia"/>
          <w:szCs w:val="21"/>
          <w:shd w:val="clear" w:color="auto" w:fill="FFFFFF"/>
        </w:rPr>
        <w:t>第</w:t>
      </w:r>
      <w:r>
        <w:rPr>
          <w:position w:val="-6"/>
        </w:rPr>
        <w:object w:dxaOrig="139" w:dyaOrig="259" w14:anchorId="53A8F40D">
          <v:shape id="Object 274" o:spid="_x0000_i1048" type="#_x0000_t75" style="width:6.75pt;height:12.75pt;mso-wrap-style:square;mso-position-horizontal-relative:page;mso-position-vertical-relative:page" o:ole="">
            <v:imagedata r:id="rId41" o:title=""/>
          </v:shape>
          <o:OLEObject Type="Embed" ProgID="Equation.DSMT4" ShapeID="Object 274" DrawAspect="Content" ObjectID="_1853311572" r:id="rId56"/>
        </w:object>
      </w:r>
      <w:r>
        <w:rPr>
          <w:rFonts w:hint="eastAsia"/>
        </w:rPr>
        <w:t>个</w:t>
      </w:r>
      <w:r>
        <w:t>IoT</w:t>
      </w:r>
      <w:bookmarkEnd w:id="24"/>
      <w:r>
        <w:rPr>
          <w:szCs w:val="21"/>
          <w:shd w:val="clear" w:color="auto" w:fill="FFFFFF"/>
        </w:rPr>
        <w:t>设备</w:t>
      </w:r>
      <w:r>
        <w:t>接入</w:t>
      </w:r>
      <w:r>
        <w:rPr>
          <w:rFonts w:hint="eastAsia"/>
        </w:rPr>
        <w:t>第</w:t>
      </w:r>
      <w:r>
        <w:rPr>
          <w:position w:val="-10"/>
          <w:szCs w:val="21"/>
          <w:shd w:val="clear" w:color="auto" w:fill="FFFFFF"/>
        </w:rPr>
        <w:object w:dxaOrig="199" w:dyaOrig="299" w14:anchorId="13A77A75">
          <v:shape id="Object 275" o:spid="_x0000_i1049" type="#_x0000_t75" style="width:10.5pt;height:15pt;mso-wrap-style:square;mso-position-horizontal-relative:page;mso-position-vertical-relative:page" o:ole="">
            <v:imagedata r:id="rId57" o:title=""/>
          </v:shape>
          <o:OLEObject Type="Embed" ProgID="Equation.DSMT4" ShapeID="Object 275" DrawAspect="Content" ObjectID="_1853311573" r:id="rId58"/>
        </w:object>
      </w:r>
      <w:r>
        <w:rPr>
          <w:rFonts w:hint="eastAsia"/>
          <w:szCs w:val="21"/>
          <w:shd w:val="clear" w:color="auto" w:fill="FFFFFF"/>
        </w:rPr>
        <w:t>个</w:t>
      </w:r>
      <w:r>
        <w:rPr>
          <w:szCs w:val="21"/>
          <w:shd w:val="clear" w:color="auto" w:fill="FFFFFF"/>
        </w:rPr>
        <w:t>边缘服务器，则</w:t>
      </w:r>
      <w:r>
        <w:rPr>
          <w:position w:val="-14"/>
          <w:szCs w:val="21"/>
          <w:shd w:val="clear" w:color="auto" w:fill="FFFFFF"/>
        </w:rPr>
        <w:object w:dxaOrig="939" w:dyaOrig="379" w14:anchorId="1B1184EA">
          <v:shape id="Object 25" o:spid="_x0000_i1050" type="#_x0000_t75" style="width:41.25pt;height:17.25pt;mso-wrap-style:square;mso-position-horizontal-relative:page;mso-position-vertical-relative:page" o:ole="">
            <v:imagedata r:id="rId59" o:title=""/>
          </v:shape>
          <o:OLEObject Type="Embed" ProgID="Equation.DSMT4" ShapeID="Object 25" DrawAspect="Content" ObjectID="_1853311574" r:id="rId60"/>
        </w:object>
      </w:r>
      <w:r>
        <w:rPr>
          <w:szCs w:val="21"/>
          <w:shd w:val="clear" w:color="auto" w:fill="FFFFFF"/>
        </w:rPr>
        <w:t>，否</w:t>
      </w:r>
      <w:r>
        <w:rPr>
          <w:rFonts w:hint="eastAsia"/>
          <w:szCs w:val="21"/>
          <w:shd w:val="clear" w:color="auto" w:fill="FFFFFF"/>
        </w:rPr>
        <w:t>则，</w:t>
      </w:r>
      <w:r>
        <w:rPr>
          <w:position w:val="-14"/>
          <w:szCs w:val="21"/>
          <w:shd w:val="clear" w:color="auto" w:fill="FFFFFF"/>
        </w:rPr>
        <w:object w:dxaOrig="979" w:dyaOrig="379" w14:anchorId="0A24D782">
          <v:shape id="Object 26" o:spid="_x0000_i1051" type="#_x0000_t75" style="width:42.75pt;height:16.5pt;mso-wrap-style:square;mso-position-horizontal-relative:page;mso-position-vertical-relative:page" o:ole="">
            <v:imagedata r:id="rId61" o:title=""/>
          </v:shape>
          <o:OLEObject Type="Embed" ProgID="Equation.DSMT4" ShapeID="Object 26" DrawAspect="Content" ObjectID="_1853311575" r:id="rId62"/>
        </w:object>
      </w:r>
      <w:r>
        <w:rPr>
          <w:szCs w:val="21"/>
          <w:shd w:val="clear" w:color="auto" w:fill="FFFFFF"/>
        </w:rPr>
        <w:t>；</w:t>
      </w:r>
      <w:r>
        <w:rPr>
          <w:position w:val="-14"/>
          <w:szCs w:val="21"/>
          <w:shd w:val="clear" w:color="auto" w:fill="FFFFFF"/>
        </w:rPr>
        <w:object w:dxaOrig="639" w:dyaOrig="379" w14:anchorId="426C492E">
          <v:shape id="Object 27" o:spid="_x0000_i1052" type="#_x0000_t75" style="width:27.75pt;height:16.5pt;mso-wrap-style:square;mso-position-horizontal-relative:page;mso-position-vertical-relative:page" o:ole="">
            <v:imagedata r:id="rId63" o:title=""/>
          </v:shape>
          <o:OLEObject Type="Embed" ProgID="Equation.DSMT4" ShapeID="Object 27" DrawAspect="Content" ObjectID="_1853311576" r:id="rId64"/>
        </w:object>
      </w:r>
      <w:r>
        <w:rPr>
          <w:rFonts w:hint="eastAsia"/>
          <w:szCs w:val="21"/>
          <w:shd w:val="clear" w:color="auto" w:fill="FFFFFF"/>
        </w:rPr>
        <w:t>表示第</w:t>
      </w:r>
      <w:r>
        <w:rPr>
          <w:position w:val="-10"/>
        </w:rPr>
        <w:object w:dxaOrig="199" w:dyaOrig="299" w14:anchorId="4F4030F8">
          <v:shape id="Object 276" o:spid="_x0000_i1053" type="#_x0000_t75" style="width:10.5pt;height:15pt;mso-wrap-style:square;mso-position-horizontal-relative:page;mso-position-vertical-relative:page" o:ole="">
            <v:imagedata r:id="rId65" o:title=""/>
          </v:shape>
          <o:OLEObject Type="Embed" ProgID="Equation.DSMT4" ShapeID="Object 276" DrawAspect="Content" ObjectID="_1853311577" r:id="rId66"/>
        </w:object>
      </w:r>
      <w:r>
        <w:rPr>
          <w:rFonts w:hint="eastAsia"/>
        </w:rPr>
        <w:t>个基站</w:t>
      </w:r>
      <w:r>
        <w:rPr>
          <w:szCs w:val="21"/>
          <w:shd w:val="clear" w:color="auto" w:fill="FFFFFF"/>
        </w:rPr>
        <w:t>分配给</w:t>
      </w:r>
      <w:r>
        <w:t>IoT</w:t>
      </w:r>
      <w:r>
        <w:rPr>
          <w:szCs w:val="21"/>
          <w:shd w:val="clear" w:color="auto" w:fill="FFFFFF"/>
        </w:rPr>
        <w:t>设备</w:t>
      </w:r>
      <w:r>
        <w:rPr>
          <w:position w:val="-6"/>
        </w:rPr>
        <w:object w:dxaOrig="139" w:dyaOrig="259" w14:anchorId="6CA369F7">
          <v:shape id="Object 278" o:spid="_x0000_i1054" type="#_x0000_t75" style="width:6.75pt;height:12.75pt;mso-wrap-style:square;mso-position-horizontal-relative:page;mso-position-vertical-relative:page" o:ole="">
            <v:imagedata r:id="rId41" o:title=""/>
          </v:shape>
          <o:OLEObject Type="Embed" ProgID="Equation.DSMT4" ShapeID="Object 278" DrawAspect="Content" ObjectID="_1853311578" r:id="rId67"/>
        </w:object>
      </w:r>
      <w:r>
        <w:rPr>
          <w:szCs w:val="21"/>
          <w:shd w:val="clear" w:color="auto" w:fill="FFFFFF"/>
        </w:rPr>
        <w:t>的无线传输速率。</w:t>
      </w:r>
    </w:p>
    <w:p w14:paraId="2877F34E" w14:textId="77777777" w:rsidR="00000000" w:rsidRDefault="00000000">
      <w:pPr>
        <w:snapToGrid w:val="0"/>
        <w:spacing w:line="264" w:lineRule="auto"/>
        <w:ind w:firstLineChars="200" w:firstLine="420"/>
        <w:rPr>
          <w:szCs w:val="21"/>
          <w:shd w:val="clear" w:color="auto" w:fill="FFFFFF"/>
        </w:rPr>
      </w:pPr>
      <w:r>
        <w:rPr>
          <w:rFonts w:hint="eastAsia"/>
          <w:szCs w:val="21"/>
          <w:shd w:val="clear" w:color="auto" w:fill="FFFFFF"/>
        </w:rPr>
        <w:t>......</w:t>
      </w:r>
    </w:p>
    <w:p w14:paraId="1CBDC4E4" w14:textId="77777777" w:rsidR="00000000" w:rsidRDefault="00000000">
      <w:pPr>
        <w:rPr>
          <w:rFonts w:ascii="黑体" w:eastAsia="黑体" w:hAnsi="黑体" w:cs="Segoe UI"/>
          <w:bCs/>
          <w:szCs w:val="21"/>
          <w:shd w:val="clear" w:color="auto" w:fill="FFFFFF"/>
        </w:rPr>
      </w:pPr>
      <w:r>
        <w:rPr>
          <w:rFonts w:ascii="黑体" w:eastAsia="黑体" w:hAnsi="黑体" w:hint="eastAsia"/>
          <w:bCs/>
        </w:rPr>
        <w:t xml:space="preserve">1.2  </w:t>
      </w:r>
      <w:r>
        <w:rPr>
          <w:rFonts w:ascii="黑体" w:eastAsia="黑体" w:hAnsi="黑体"/>
          <w:bCs/>
        </w:rPr>
        <w:t>区块链子系统</w:t>
      </w:r>
    </w:p>
    <w:p w14:paraId="3737123B" w14:textId="77777777" w:rsidR="00000000" w:rsidRDefault="00000000">
      <w:pPr>
        <w:snapToGrid w:val="0"/>
        <w:spacing w:line="360" w:lineRule="exact"/>
        <w:ind w:firstLine="420"/>
      </w:pPr>
      <w:r>
        <w:rPr>
          <w:rFonts w:hint="eastAsia"/>
        </w:rPr>
        <w:t>每个基站既是</w:t>
      </w:r>
      <w:r>
        <w:rPr>
          <w:rFonts w:hint="eastAsia"/>
        </w:rPr>
        <w:t>MEC</w:t>
      </w:r>
      <w:r>
        <w:rPr>
          <w:rFonts w:hint="eastAsia"/>
        </w:rPr>
        <w:t>子系统中任务处理的边缘节点，又是区块链子系统中的区块链节点。在区块链子系统中</w:t>
      </w:r>
      <w:r>
        <w:t>，主基站作为区块生成者以及共识主节点，</w:t>
      </w:r>
      <w:r>
        <w:rPr>
          <w:rFonts w:hint="eastAsia"/>
        </w:rPr>
        <w:t>其他基站则作为从节点（也称为非主节点）</w:t>
      </w:r>
      <w:r>
        <w:t>。</w:t>
      </w:r>
      <w:r>
        <w:rPr>
          <w:rFonts w:hint="eastAsia"/>
        </w:rPr>
        <w:t>同时，</w:t>
      </w:r>
      <w:r>
        <w:t>区块生成者</w:t>
      </w:r>
      <w:r>
        <w:rPr>
          <w:rFonts w:hint="eastAsia"/>
        </w:rPr>
        <w:t>还可以</w:t>
      </w:r>
      <w:r>
        <w:t>作为区块链系统的客户，因为其生成的区块需要经过区块链系统的共识</w:t>
      </w:r>
      <w:r>
        <w:rPr>
          <w:rFonts w:hint="eastAsia"/>
        </w:rPr>
        <w:t>。</w:t>
      </w:r>
      <w:r>
        <w:rPr>
          <w:rFonts w:hint="eastAsia"/>
        </w:rPr>
        <w:t>......</w:t>
      </w:r>
    </w:p>
    <w:p w14:paraId="56C32C23" w14:textId="77777777" w:rsidR="00000000" w:rsidRDefault="00000000">
      <w:pPr>
        <w:snapToGrid w:val="0"/>
        <w:spacing w:line="360" w:lineRule="exact"/>
        <w:ind w:firstLineChars="200" w:firstLine="420"/>
      </w:pPr>
      <w:r>
        <w:rPr>
          <w:rFonts w:hint="eastAsia"/>
        </w:rPr>
        <w:t>采用</w:t>
      </w:r>
      <w:r>
        <w:rPr>
          <w:rFonts w:hint="eastAsia"/>
        </w:rPr>
        <w:t>PBFT</w:t>
      </w:r>
      <w:r>
        <w:rPr>
          <w:rFonts w:hint="eastAsia"/>
        </w:rPr>
        <w:t>协议进行</w:t>
      </w:r>
      <w:r>
        <w:t>区块共识包括请求、预准备、准备、提交和回复</w:t>
      </w:r>
      <w:r>
        <w:rPr>
          <w:rFonts w:hint="eastAsia"/>
        </w:rPr>
        <w:t>等</w:t>
      </w:r>
      <w:r>
        <w:rPr>
          <w:rFonts w:hint="eastAsia"/>
        </w:rPr>
        <w:t>5</w:t>
      </w:r>
      <w:r>
        <w:rPr>
          <w:rFonts w:hint="eastAsia"/>
        </w:rPr>
        <w:t>个</w:t>
      </w:r>
      <w:r>
        <w:t>过程</w:t>
      </w:r>
      <w:bookmarkEnd w:id="16"/>
      <w:r>
        <w:rPr>
          <w:rFonts w:hint="eastAsia"/>
        </w:rPr>
        <w:t>，具体如下。</w:t>
      </w:r>
    </w:p>
    <w:p w14:paraId="1881183A" w14:textId="77777777" w:rsidR="00000000" w:rsidRDefault="00000000">
      <w:pPr>
        <w:snapToGrid w:val="0"/>
        <w:spacing w:line="360" w:lineRule="exact"/>
      </w:pPr>
      <w:r>
        <w:rPr>
          <w:rFonts w:hint="eastAsia"/>
        </w:rPr>
        <w:t xml:space="preserve">1.2.1 </w:t>
      </w:r>
      <w:r>
        <w:t>请求</w:t>
      </w:r>
    </w:p>
    <w:p w14:paraId="2B8B36EC" w14:textId="77777777" w:rsidR="00000000" w:rsidRDefault="00000000">
      <w:pPr>
        <w:ind w:firstLineChars="200" w:firstLine="420"/>
        <w:rPr>
          <w:rFonts w:eastAsia="黑体"/>
          <w:bCs/>
        </w:rPr>
      </w:pPr>
      <w:r>
        <w:rPr>
          <w:rFonts w:eastAsia="黑体" w:hint="eastAsia"/>
          <w:bCs/>
        </w:rPr>
        <w:t>......</w:t>
      </w:r>
    </w:p>
    <w:p w14:paraId="16C6CB03" w14:textId="77777777" w:rsidR="00000000" w:rsidRDefault="00000000">
      <w:pPr>
        <w:snapToGrid w:val="0"/>
        <w:spacing w:line="360" w:lineRule="exact"/>
        <w:rPr>
          <w:rFonts w:hint="eastAsia"/>
        </w:rPr>
      </w:pPr>
      <w:r>
        <w:rPr>
          <w:rFonts w:hint="eastAsia"/>
        </w:rPr>
        <w:t xml:space="preserve">  </w:t>
      </w:r>
    </w:p>
    <w:p w14:paraId="6366EC4F" w14:textId="77777777" w:rsidR="00000000" w:rsidRDefault="00000000">
      <w:pPr>
        <w:snapToGrid w:val="0"/>
        <w:spacing w:line="360" w:lineRule="exact"/>
        <w:rPr>
          <w:rFonts w:hint="eastAsia"/>
        </w:rPr>
      </w:pPr>
      <w:r>
        <w:rPr>
          <w:rFonts w:hint="eastAsia"/>
        </w:rPr>
        <w:t>1.2.2</w:t>
      </w:r>
      <w:r>
        <w:rPr>
          <w:rFonts w:hint="eastAsia"/>
        </w:rPr>
        <w:t>预准备</w:t>
      </w:r>
    </w:p>
    <w:p w14:paraId="7E8471B4" w14:textId="77777777" w:rsidR="00000000" w:rsidRDefault="00000000">
      <w:pPr>
        <w:ind w:firstLineChars="200" w:firstLine="420"/>
      </w:pPr>
      <w:r>
        <w:rPr>
          <w:rFonts w:eastAsia="黑体" w:hint="eastAsia"/>
          <w:bCs/>
        </w:rPr>
        <w:t>......</w:t>
      </w:r>
      <w:bookmarkStart w:id="25" w:name="_Hlk154325277"/>
    </w:p>
    <w:bookmarkEnd w:id="25"/>
    <w:p w14:paraId="3A0B12E2" w14:textId="77777777" w:rsidR="00000000" w:rsidRDefault="00000000">
      <w:pPr>
        <w:pStyle w:val="Heading2"/>
        <w:rPr>
          <w:rFonts w:ascii="黑体"/>
          <w:b w:val="0"/>
          <w:sz w:val="28"/>
          <w:szCs w:val="28"/>
        </w:rPr>
      </w:pPr>
      <w:r>
        <w:rPr>
          <w:rFonts w:ascii="黑体" w:hint="eastAsia"/>
          <w:b w:val="0"/>
          <w:sz w:val="28"/>
          <w:szCs w:val="28"/>
        </w:rPr>
        <w:t>2</w:t>
      </w:r>
      <w:commentRangeStart w:id="26"/>
      <w:r>
        <w:rPr>
          <w:rFonts w:ascii="黑体" w:hint="eastAsia"/>
          <w:b w:val="0"/>
          <w:sz w:val="28"/>
          <w:szCs w:val="28"/>
        </w:rPr>
        <w:t xml:space="preserve"> </w:t>
      </w:r>
      <w:r>
        <w:rPr>
          <w:rFonts w:ascii="Times New Roman" w:hAnsi="Times New Roman"/>
          <w:b w:val="0"/>
          <w:sz w:val="28"/>
          <w:szCs w:val="28"/>
        </w:rPr>
        <w:t>基于</w:t>
      </w:r>
      <w:r>
        <w:rPr>
          <w:rFonts w:ascii="Times New Roman" w:hAnsi="Times New Roman"/>
          <w:b w:val="0"/>
          <w:sz w:val="28"/>
          <w:szCs w:val="28"/>
        </w:rPr>
        <w:t>DDPG</w:t>
      </w:r>
      <w:r>
        <w:rPr>
          <w:rFonts w:ascii="Times New Roman" w:hAnsi="Times New Roman"/>
          <w:b w:val="0"/>
          <w:sz w:val="28"/>
          <w:szCs w:val="28"/>
        </w:rPr>
        <w:t>的联合优化算法</w:t>
      </w:r>
      <w:commentRangeEnd w:id="26"/>
      <w:r>
        <w:rPr>
          <w:rStyle w:val="CommentReference"/>
          <w:rFonts w:ascii="黑体"/>
          <w:b w:val="0"/>
          <w:sz w:val="28"/>
          <w:szCs w:val="28"/>
        </w:rPr>
        <w:commentReference w:id="26"/>
      </w:r>
    </w:p>
    <w:p w14:paraId="55E031C1" w14:textId="77777777" w:rsidR="00000000" w:rsidRDefault="00000000">
      <w:pPr>
        <w:snapToGrid w:val="0"/>
        <w:spacing w:line="360" w:lineRule="exact"/>
        <w:ind w:firstLine="420"/>
      </w:pPr>
      <w:commentRangeStart w:id="27"/>
      <w:r>
        <w:rPr>
          <w:rFonts w:hint="eastAsia"/>
          <w:szCs w:val="21"/>
          <w:shd w:val="clear" w:color="auto" w:fill="FFFFFF"/>
        </w:rPr>
        <w:t>......</w:t>
      </w:r>
      <w:r>
        <w:rPr>
          <w:rFonts w:hint="eastAsia"/>
          <w:szCs w:val="21"/>
          <w:shd w:val="clear" w:color="auto" w:fill="FFFFFF"/>
        </w:rPr>
        <w:t>考虑</w:t>
      </w:r>
      <w:r>
        <w:rPr>
          <w:szCs w:val="21"/>
          <w:shd w:val="clear" w:color="auto" w:fill="FFFFFF"/>
        </w:rPr>
        <w:t>问题</w:t>
      </w:r>
      <w:r>
        <w:rPr>
          <w:position w:val="-12"/>
          <w:szCs w:val="21"/>
          <w:shd w:val="clear" w:color="auto" w:fill="FFFFFF"/>
        </w:rPr>
        <w:object w:dxaOrig="239" w:dyaOrig="359" w14:anchorId="54251AB2">
          <v:shape id="Object 88" o:spid="_x0000_i1055" type="#_x0000_t75" style="width:12pt;height:18pt;mso-wrap-style:square;mso-position-horizontal-relative:page;mso-position-vertical-relative:page" o:ole="">
            <v:imagedata r:id="rId68" o:title=""/>
          </v:shape>
          <o:OLEObject Type="Embed" ProgID="Equation.DSMT4" ShapeID="Object 88" DrawAspect="Content" ObjectID="_1853311579" r:id="rId69"/>
        </w:object>
      </w:r>
      <w:r>
        <w:rPr>
          <w:szCs w:val="21"/>
          <w:shd w:val="clear" w:color="auto" w:fill="FFFFFF"/>
        </w:rPr>
        <w:t>中涉及到连续变量的动作空间</w:t>
      </w:r>
      <w:r>
        <w:rPr>
          <w:rFonts w:hint="eastAsia"/>
          <w:szCs w:val="21"/>
          <w:shd w:val="clear" w:color="auto" w:fill="FFFFFF"/>
        </w:rPr>
        <w:t>，</w:t>
      </w:r>
      <w:r>
        <w:rPr>
          <w:szCs w:val="21"/>
          <w:shd w:val="clear" w:color="auto" w:fill="FFFFFF"/>
        </w:rPr>
        <w:t>选用</w:t>
      </w:r>
      <w:r>
        <w:rPr>
          <w:szCs w:val="21"/>
          <w:shd w:val="clear" w:color="auto" w:fill="FFFFFF"/>
        </w:rPr>
        <w:t>DDPG</w:t>
      </w:r>
      <w:r>
        <w:rPr>
          <w:szCs w:val="21"/>
          <w:shd w:val="clear" w:color="auto" w:fill="FFFFFF"/>
          <w:vertAlign w:val="superscript"/>
        </w:rPr>
        <w:t>[17]</w:t>
      </w:r>
      <w:r>
        <w:rPr>
          <w:szCs w:val="21"/>
          <w:shd w:val="clear" w:color="auto" w:fill="FFFFFF"/>
        </w:rPr>
        <w:t>求解该</w:t>
      </w:r>
      <w:r>
        <w:rPr>
          <w:rFonts w:hint="eastAsia"/>
          <w:szCs w:val="21"/>
          <w:shd w:val="clear" w:color="auto" w:fill="FFFFFF"/>
        </w:rPr>
        <w:t>问</w:t>
      </w:r>
      <w:r>
        <w:rPr>
          <w:szCs w:val="21"/>
          <w:shd w:val="clear" w:color="auto" w:fill="FFFFFF"/>
        </w:rPr>
        <w:t>题。为了便于标记，</w:t>
      </w:r>
      <w:r>
        <w:rPr>
          <w:rFonts w:hint="eastAsia"/>
          <w:szCs w:val="21"/>
          <w:shd w:val="clear" w:color="auto" w:fill="FFFFFF"/>
        </w:rPr>
        <w:t>将</w:t>
      </w:r>
      <w:r>
        <w:rPr>
          <w:position w:val="-10"/>
          <w:szCs w:val="21"/>
          <w:shd w:val="clear" w:color="auto" w:fill="FFFFFF"/>
        </w:rPr>
        <w:object w:dxaOrig="419" w:dyaOrig="319" w14:anchorId="2E7E0325">
          <v:shape id="Object 89" o:spid="_x0000_i1056" type="#_x0000_t75" style="width:21pt;height:15.75pt;mso-wrap-style:square;mso-position-horizontal-relative:page;mso-position-vertical-relative:page" o:ole="">
            <v:imagedata r:id="rId70" o:title=""/>
            <o:lock v:ext="edit" aspectratio="f"/>
          </v:shape>
          <o:OLEObject Type="Embed" ProgID="Equation.DSMT4" ShapeID="Object 89" DrawAspect="Content" ObjectID="_1853311580" r:id="rId71">
            <o:FieldCodes>\* MERGEFORMAT</o:FieldCodes>
          </o:OLEObject>
        </w:object>
      </w:r>
      <w:r>
        <w:rPr>
          <w:rFonts w:hint="eastAsia"/>
          <w:szCs w:val="21"/>
          <w:shd w:val="clear" w:color="auto" w:fill="FFFFFF"/>
        </w:rPr>
        <w:t>记为</w:t>
      </w:r>
      <w:r>
        <w:rPr>
          <w:rFonts w:hint="eastAsia"/>
          <w:position w:val="-12"/>
          <w:szCs w:val="21"/>
          <w:shd w:val="clear" w:color="auto" w:fill="FFFFFF"/>
        </w:rPr>
        <w:object w:dxaOrig="219" w:dyaOrig="359" w14:anchorId="334B6C2C">
          <v:shape id="Object 90" o:spid="_x0000_i1057" type="#_x0000_t75" style="width:9.75pt;height:18pt;mso-wrap-style:square;mso-position-horizontal-relative:page;mso-position-vertical-relative:page" o:ole="">
            <v:imagedata r:id="rId72" o:title=""/>
            <o:lock v:ext="edit" aspectratio="f"/>
          </v:shape>
          <o:OLEObject Type="Embed" ProgID="Equation.DSMT4" ShapeID="Object 90" DrawAspect="Content" ObjectID="_1853311581" r:id="rId73">
            <o:FieldCodes>\* MERGEFORMAT</o:FieldCodes>
          </o:OLEObject>
        </w:object>
      </w:r>
      <w:r>
        <w:rPr>
          <w:rFonts w:hint="eastAsia"/>
          <w:szCs w:val="21"/>
          <w:shd w:val="clear" w:color="auto" w:fill="FFFFFF"/>
        </w:rPr>
        <w:t>、</w:t>
      </w:r>
      <w:r>
        <w:rPr>
          <w:rFonts w:hint="eastAsia"/>
          <w:position w:val="-10"/>
          <w:szCs w:val="21"/>
          <w:shd w:val="clear" w:color="auto" w:fill="FFFFFF"/>
        </w:rPr>
        <w:object w:dxaOrig="439" w:dyaOrig="319" w14:anchorId="6F81A3A1">
          <v:shape id="Object 91" o:spid="_x0000_i1058" type="#_x0000_t75" style="width:21pt;height:15.75pt;mso-wrap-style:square;mso-position-horizontal-relative:page;mso-position-vertical-relative:page" o:ole="">
            <v:imagedata r:id="rId74" o:title=""/>
            <o:lock v:ext="edit" aspectratio="f"/>
          </v:shape>
          <o:OLEObject Type="Embed" ProgID="Equation.DSMT4" ShapeID="Object 91" DrawAspect="Content" ObjectID="_1853311582" r:id="rId75">
            <o:FieldCodes>\* MERGEFORMAT</o:FieldCodes>
          </o:OLEObject>
        </w:object>
      </w:r>
      <w:r>
        <w:rPr>
          <w:rFonts w:hint="eastAsia"/>
          <w:szCs w:val="21"/>
          <w:shd w:val="clear" w:color="auto" w:fill="FFFFFF"/>
        </w:rPr>
        <w:t>记为</w:t>
      </w:r>
      <w:r>
        <w:rPr>
          <w:rFonts w:hint="eastAsia"/>
          <w:position w:val="-12"/>
          <w:szCs w:val="21"/>
          <w:shd w:val="clear" w:color="auto" w:fill="FFFFFF"/>
        </w:rPr>
        <w:object w:dxaOrig="239" w:dyaOrig="359" w14:anchorId="5B6F5AE9">
          <v:shape id="Object 92" o:spid="_x0000_i1059" type="#_x0000_t75" style="width:9.75pt;height:18pt;mso-wrap-style:square;mso-position-horizontal-relative:page;mso-position-vertical-relative:page" o:ole="">
            <v:imagedata r:id="rId76" o:title=""/>
            <o:lock v:ext="edit" aspectratio="f"/>
          </v:shape>
          <o:OLEObject Type="Embed" ProgID="Equation.DSMT4" ShapeID="Object 92" DrawAspect="Content" ObjectID="_1853311583" r:id="rId77">
            <o:FieldCodes>\* MERGEFORMAT</o:FieldCodes>
          </o:OLEObject>
        </w:object>
      </w:r>
      <w:r>
        <w:rPr>
          <w:rFonts w:hint="eastAsia"/>
          <w:szCs w:val="21"/>
          <w:shd w:val="clear" w:color="auto" w:fill="FFFFFF"/>
        </w:rPr>
        <w:t>、</w:t>
      </w:r>
      <w:r>
        <w:rPr>
          <w:rFonts w:hint="eastAsia"/>
          <w:position w:val="-10"/>
          <w:szCs w:val="21"/>
          <w:shd w:val="clear" w:color="auto" w:fill="FFFFFF"/>
        </w:rPr>
        <w:object w:dxaOrig="419" w:dyaOrig="319" w14:anchorId="59FF8D8F">
          <v:shape id="Object 93" o:spid="_x0000_i1060" type="#_x0000_t75" style="width:21pt;height:15.75pt;mso-wrap-style:square;mso-position-horizontal-relative:page;mso-position-vertical-relative:page" o:ole="">
            <v:imagedata r:id="rId78" o:title=""/>
            <o:lock v:ext="edit" aspectratio="f"/>
          </v:shape>
          <o:OLEObject Type="Embed" ProgID="Equation.DSMT4" ShapeID="Object 93" DrawAspect="Content" ObjectID="_1853311584" r:id="rId79">
            <o:FieldCodes>\* MERGEFORMAT</o:FieldCodes>
          </o:OLEObject>
        </w:object>
      </w:r>
      <w:r>
        <w:rPr>
          <w:rFonts w:hint="eastAsia"/>
          <w:szCs w:val="21"/>
          <w:shd w:val="clear" w:color="auto" w:fill="FFFFFF"/>
        </w:rPr>
        <w:t>记为</w:t>
      </w:r>
      <w:r>
        <w:rPr>
          <w:rFonts w:hint="eastAsia"/>
          <w:position w:val="-12"/>
          <w:szCs w:val="21"/>
          <w:shd w:val="clear" w:color="auto" w:fill="FFFFFF"/>
        </w:rPr>
        <w:object w:dxaOrig="199" w:dyaOrig="359" w14:anchorId="3BE69CE3">
          <v:shape id="Object 94" o:spid="_x0000_i1061" type="#_x0000_t75" style="width:9.75pt;height:18pt;mso-wrap-style:square;mso-position-horizontal-relative:page;mso-position-vertical-relative:page" o:ole="">
            <v:imagedata r:id="rId80" o:title=""/>
            <o:lock v:ext="edit" aspectratio="f"/>
          </v:shape>
          <o:OLEObject Type="Embed" ProgID="Equation.DSMT4" ShapeID="Object 94" DrawAspect="Content" ObjectID="_1853311585" r:id="rId81">
            <o:FieldCodes>\* MERGEFORMAT</o:FieldCodes>
          </o:OLEObject>
        </w:object>
      </w:r>
      <w:r>
        <w:rPr>
          <w:rFonts w:hint="eastAsia"/>
          <w:szCs w:val="21"/>
          <w:shd w:val="clear" w:color="auto" w:fill="FFFFFF"/>
        </w:rPr>
        <w:t>及</w:t>
      </w:r>
      <w:r>
        <w:rPr>
          <w:rFonts w:hint="eastAsia"/>
          <w:position w:val="-10"/>
          <w:szCs w:val="21"/>
          <w:shd w:val="clear" w:color="auto" w:fill="FFFFFF"/>
        </w:rPr>
        <w:object w:dxaOrig="719" w:dyaOrig="319" w14:anchorId="191D868F">
          <v:shape id="Object 95" o:spid="_x0000_i1062" type="#_x0000_t75" style="width:36pt;height:15.75pt;mso-wrap-style:square;mso-position-horizontal-relative:page;mso-position-vertical-relative:page" o:ole="">
            <v:imagedata r:id="rId82" o:title=""/>
            <o:lock v:ext="edit" aspectratio="f"/>
          </v:shape>
          <o:OLEObject Type="Embed" ProgID="Equation.DSMT4" ShapeID="Object 95" DrawAspect="Content" ObjectID="_1853311586" r:id="rId83">
            <o:FieldCodes>\* MERGEFORMAT</o:FieldCodes>
          </o:OLEObject>
        </w:object>
      </w:r>
      <w:r>
        <w:rPr>
          <w:rFonts w:hint="eastAsia"/>
          <w:szCs w:val="21"/>
          <w:shd w:val="clear" w:color="auto" w:fill="FFFFFF"/>
        </w:rPr>
        <w:t>记为</w:t>
      </w:r>
      <w:r>
        <w:rPr>
          <w:rFonts w:hint="eastAsia"/>
          <w:position w:val="-12"/>
          <w:szCs w:val="21"/>
          <w:shd w:val="clear" w:color="auto" w:fill="FFFFFF"/>
        </w:rPr>
        <w:object w:dxaOrig="359" w:dyaOrig="359" w14:anchorId="1CBFEA7A">
          <v:shape id="Object 96" o:spid="_x0000_i1063" type="#_x0000_t75" style="width:14.25pt;height:18pt;mso-wrap-style:square;mso-position-horizontal-relative:page;mso-position-vertical-relative:page" o:ole="">
            <v:imagedata r:id="rId84" o:title=""/>
            <o:lock v:ext="edit" aspectratio="f"/>
          </v:shape>
          <o:OLEObject Type="Embed" ProgID="Equation.DSMT4" ShapeID="Object 96" DrawAspect="Content" ObjectID="_1853311587" r:id="rId85">
            <o:FieldCodes>\* MERGEFORMAT</o:FieldCodes>
          </o:OLEObject>
        </w:object>
      </w:r>
      <w:r>
        <w:rPr>
          <w:rFonts w:hint="eastAsia"/>
          <w:szCs w:val="21"/>
          <w:shd w:val="clear" w:color="auto" w:fill="FFFFFF"/>
        </w:rPr>
        <w:t>。</w:t>
      </w:r>
      <w:commentRangeEnd w:id="27"/>
      <w:r>
        <w:rPr>
          <w:rStyle w:val="CommentReference"/>
          <w:szCs w:val="24"/>
        </w:rPr>
        <w:commentReference w:id="27"/>
      </w:r>
    </w:p>
    <w:p w14:paraId="14E1A829" w14:textId="77777777" w:rsidR="00000000" w:rsidRDefault="00000000">
      <w:pPr>
        <w:snapToGrid w:val="0"/>
        <w:spacing w:line="360" w:lineRule="exact"/>
        <w:ind w:firstLine="420"/>
      </w:pPr>
    </w:p>
    <w:p w14:paraId="2FFCE7B7" w14:textId="77777777" w:rsidR="00000000" w:rsidRDefault="00000000">
      <w:pPr>
        <w:spacing w:line="288" w:lineRule="auto"/>
        <w:rPr>
          <w:rFonts w:ascii="黑体" w:eastAsia="黑体" w:hAnsi="黑体" w:hint="eastAsia"/>
          <w:bCs/>
        </w:rPr>
      </w:pPr>
      <w:commentRangeStart w:id="28"/>
      <w:r>
        <w:rPr>
          <w:rFonts w:ascii="黑体" w:eastAsia="黑体" w:hAnsi="黑体"/>
          <w:bCs/>
        </w:rPr>
        <w:t>2</w:t>
      </w:r>
      <w:r>
        <w:rPr>
          <w:rFonts w:ascii="黑体" w:eastAsia="黑体" w:hAnsi="黑体" w:hint="eastAsia"/>
          <w:bCs/>
        </w:rPr>
        <w:t>.1 联合接入控制及计算资源分配问题建模</w:t>
      </w:r>
      <w:commentRangeEnd w:id="28"/>
      <w:r>
        <w:rPr>
          <w:rStyle w:val="CommentReference"/>
          <w:rFonts w:ascii="黑体" w:eastAsia="黑体" w:hAnsi="黑体" w:hint="eastAsia"/>
          <w:bCs/>
          <w:szCs w:val="24"/>
        </w:rPr>
        <w:commentReference w:id="28"/>
      </w:r>
    </w:p>
    <w:p w14:paraId="14522183" w14:textId="77777777" w:rsidR="00000000" w:rsidRDefault="00000000">
      <w:pPr>
        <w:ind w:firstLineChars="200" w:firstLine="420"/>
        <w:rPr>
          <w:rFonts w:ascii="黑体" w:eastAsia="黑体" w:hAnsi="黑体"/>
          <w:bCs/>
        </w:rPr>
      </w:pPr>
      <w:r>
        <w:rPr>
          <w:rFonts w:eastAsia="黑体" w:hint="eastAsia"/>
          <w:bCs/>
        </w:rPr>
        <w:t>......</w:t>
      </w:r>
    </w:p>
    <w:p w14:paraId="2DDC63C0" w14:textId="77777777" w:rsidR="00000000" w:rsidRDefault="00000000">
      <w:pPr>
        <w:rPr>
          <w:rFonts w:ascii="黑体" w:eastAsia="黑体" w:hAnsi="黑体" w:hint="eastAsia"/>
          <w:bCs/>
        </w:rPr>
      </w:pPr>
      <w:r>
        <w:rPr>
          <w:rFonts w:ascii="黑体" w:eastAsia="黑体" w:hAnsi="黑体"/>
          <w:bCs/>
        </w:rPr>
        <w:t>2</w:t>
      </w:r>
      <w:r>
        <w:rPr>
          <w:rFonts w:ascii="黑体" w:eastAsia="黑体" w:hAnsi="黑体" w:hint="eastAsia"/>
          <w:bCs/>
        </w:rPr>
        <w:t>.</w:t>
      </w:r>
      <w:r>
        <w:rPr>
          <w:rFonts w:ascii="黑体" w:eastAsia="黑体" w:hAnsi="黑体"/>
          <w:bCs/>
        </w:rPr>
        <w:t>2</w:t>
      </w:r>
      <w:r>
        <w:rPr>
          <w:rFonts w:ascii="黑体" w:eastAsia="黑体" w:hAnsi="黑体" w:hint="eastAsia"/>
          <w:bCs/>
        </w:rPr>
        <w:t xml:space="preserve"> 问题重构</w:t>
      </w:r>
    </w:p>
    <w:p w14:paraId="7AEB8953" w14:textId="77777777" w:rsidR="00000000" w:rsidRDefault="00000000">
      <w:pPr>
        <w:ind w:firstLineChars="200" w:firstLine="420"/>
        <w:rPr>
          <w:rFonts w:eastAsia="黑体" w:hint="eastAsia"/>
          <w:bCs/>
        </w:rPr>
      </w:pPr>
      <w:r>
        <w:rPr>
          <w:rFonts w:eastAsia="黑体" w:hint="eastAsia"/>
          <w:bCs/>
        </w:rPr>
        <w:t>......</w:t>
      </w:r>
    </w:p>
    <w:p w14:paraId="3900276B" w14:textId="77777777" w:rsidR="00000000" w:rsidRDefault="00000000">
      <w:pPr>
        <w:snapToGrid w:val="0"/>
        <w:spacing w:line="360" w:lineRule="exact"/>
        <w:ind w:firstLine="420"/>
        <w:rPr>
          <w:rFonts w:hint="eastAsia"/>
          <w:b/>
          <w:bCs/>
          <w:szCs w:val="21"/>
          <w:shd w:val="clear" w:color="auto" w:fill="FFFFFF"/>
        </w:rPr>
      </w:pPr>
      <w:commentRangeStart w:id="29"/>
      <w:r>
        <w:rPr>
          <w:rFonts w:hint="eastAsia"/>
          <w:b/>
          <w:bCs/>
          <w:szCs w:val="21"/>
          <w:shd w:val="clear" w:color="auto" w:fill="FFFFFF"/>
        </w:rPr>
        <w:t>步骤</w:t>
      </w:r>
      <w:r>
        <w:rPr>
          <w:rFonts w:hint="eastAsia"/>
          <w:b/>
          <w:bCs/>
          <w:szCs w:val="21"/>
          <w:shd w:val="clear" w:color="auto" w:fill="FFFFFF"/>
        </w:rPr>
        <w:t xml:space="preserve"> 1</w:t>
      </w:r>
    </w:p>
    <w:p w14:paraId="55F50DDC" w14:textId="77777777" w:rsidR="00000000" w:rsidRDefault="00000000">
      <w:pPr>
        <w:snapToGrid w:val="0"/>
        <w:spacing w:line="360" w:lineRule="exact"/>
        <w:ind w:firstLine="420"/>
      </w:pPr>
      <w:r>
        <w:rPr>
          <w:rFonts w:hint="eastAsia"/>
          <w:b/>
          <w:bCs/>
          <w:szCs w:val="21"/>
          <w:shd w:val="clear" w:color="auto" w:fill="FFFFFF"/>
        </w:rPr>
        <w:lastRenderedPageBreak/>
        <w:t>步骤</w:t>
      </w:r>
      <w:r>
        <w:rPr>
          <w:rFonts w:hint="eastAsia"/>
          <w:b/>
          <w:bCs/>
          <w:szCs w:val="21"/>
          <w:shd w:val="clear" w:color="auto" w:fill="FFFFFF"/>
        </w:rPr>
        <w:t xml:space="preserve"> 2</w:t>
      </w:r>
      <w:commentRangeEnd w:id="29"/>
      <w:r>
        <w:rPr>
          <w:rStyle w:val="CommentReference"/>
          <w:szCs w:val="24"/>
        </w:rPr>
        <w:commentReference w:id="29"/>
      </w:r>
    </w:p>
    <w:p w14:paraId="35219088" w14:textId="77777777" w:rsidR="00000000" w:rsidRDefault="00000000">
      <w:pPr>
        <w:rPr>
          <w:rFonts w:eastAsia="黑体"/>
          <w:bCs/>
        </w:rPr>
      </w:pPr>
      <w:r>
        <w:rPr>
          <w:rFonts w:eastAsia="黑体" w:hint="eastAsia"/>
          <w:bCs/>
        </w:rPr>
        <w:t xml:space="preserve">2.3  </w:t>
      </w:r>
      <w:r>
        <w:rPr>
          <w:rFonts w:eastAsia="黑体" w:hint="eastAsia"/>
          <w:bCs/>
        </w:rPr>
        <w:t>算法实现</w:t>
      </w:r>
    </w:p>
    <w:p w14:paraId="63B2828D" w14:textId="77777777" w:rsidR="00000000" w:rsidRDefault="00000000">
      <w:pPr>
        <w:snapToGrid w:val="0"/>
        <w:spacing w:line="360" w:lineRule="exact"/>
        <w:ind w:firstLine="420"/>
        <w:rPr>
          <w:szCs w:val="21"/>
          <w:shd w:val="clear" w:color="auto" w:fill="FFFFFF"/>
        </w:rPr>
      </w:pPr>
      <w:r>
        <w:rPr>
          <w:szCs w:val="21"/>
          <w:shd w:val="clear" w:color="auto" w:fill="FFFFFF"/>
        </w:rPr>
        <w:t>基于</w:t>
      </w:r>
      <w:r>
        <w:rPr>
          <w:bCs/>
        </w:rPr>
        <w:t>DDPG</w:t>
      </w:r>
      <w:r>
        <w:rPr>
          <w:szCs w:val="21"/>
          <w:shd w:val="clear" w:color="auto" w:fill="FFFFFF"/>
        </w:rPr>
        <w:t>的资源分配</w:t>
      </w:r>
      <w:r>
        <w:rPr>
          <w:rFonts w:hint="eastAsia"/>
          <w:szCs w:val="21"/>
          <w:shd w:val="clear" w:color="auto" w:fill="FFFFFF"/>
        </w:rPr>
        <w:t>与接入控制</w:t>
      </w:r>
      <w:r>
        <w:rPr>
          <w:szCs w:val="21"/>
          <w:shd w:val="clear" w:color="auto" w:fill="FFFFFF"/>
        </w:rPr>
        <w:t>算法联合优化算法思路</w:t>
      </w:r>
      <w:r>
        <w:rPr>
          <w:rFonts w:hint="eastAsia"/>
          <w:szCs w:val="21"/>
          <w:shd w:val="clear" w:color="auto" w:fill="FFFFFF"/>
        </w:rPr>
        <w:t>为：</w:t>
      </w:r>
      <w:r>
        <w:rPr>
          <w:szCs w:val="21"/>
          <w:shd w:val="clear" w:color="auto" w:fill="FFFFFF"/>
        </w:rPr>
        <w:t>先将初始化主演员和评论家网络初始化为</w:t>
      </w:r>
      <w:commentRangeStart w:id="30"/>
      <w:r>
        <w:rPr>
          <w:position w:val="-6"/>
        </w:rPr>
        <w:object w:dxaOrig="199" w:dyaOrig="279" w14:anchorId="09930B96">
          <v:shape id="Object 187" o:spid="_x0000_i1064" type="#_x0000_t75" style="width:10.5pt;height:13.5pt;mso-wrap-style:square;mso-position-horizontal-relative:page;mso-position-vertical-relative:page" o:ole="">
            <v:fill o:detectmouseclick="t"/>
            <v:imagedata r:id="rId86" o:title=""/>
          </v:shape>
          <o:OLEObject Type="Embed" ProgID="Equation.DSMT4" ShapeID="Object 187" DrawAspect="Content" ObjectID="_1853311588" r:id="rId87"/>
        </w:object>
      </w:r>
      <w:r>
        <w:rPr>
          <w:szCs w:val="21"/>
          <w:shd w:val="clear" w:color="auto" w:fill="FFFFFF"/>
        </w:rPr>
        <w:t>和</w:t>
      </w:r>
      <w:r>
        <w:rPr>
          <w:position w:val="-6"/>
        </w:rPr>
        <w:object w:dxaOrig="259" w:dyaOrig="219" w14:anchorId="693034FC">
          <v:shape id="Object 188" o:spid="_x0000_i1065" type="#_x0000_t75" style="width:12.75pt;height:11.25pt;mso-wrap-style:square;mso-position-horizontal-relative:page;mso-position-vertical-relative:page" o:ole="">
            <v:fill o:detectmouseclick="t"/>
            <v:imagedata r:id="rId88" o:title=""/>
          </v:shape>
          <o:OLEObject Type="Embed" ProgID="Equation.DSMT4" ShapeID="Object 188" DrawAspect="Content" ObjectID="_1853311589" r:id="rId89"/>
        </w:object>
      </w:r>
      <w:commentRangeEnd w:id="30"/>
      <w:r>
        <w:rPr>
          <w:rStyle w:val="CommentReference"/>
          <w:shd w:val="clear" w:color="auto" w:fill="FFFFFF"/>
        </w:rPr>
        <w:commentReference w:id="30"/>
      </w:r>
      <w:r>
        <w:rPr>
          <w:szCs w:val="21"/>
          <w:shd w:val="clear" w:color="auto" w:fill="FFFFFF"/>
        </w:rPr>
        <w:t>，</w:t>
      </w:r>
      <w:r>
        <w:rPr>
          <w:rFonts w:hint="eastAsia"/>
          <w:szCs w:val="21"/>
          <w:shd w:val="clear" w:color="auto" w:fill="FFFFFF"/>
        </w:rPr>
        <w:t>再</w:t>
      </w:r>
      <w:r>
        <w:rPr>
          <w:szCs w:val="21"/>
          <w:shd w:val="clear" w:color="auto" w:fill="FFFFFF"/>
        </w:rPr>
        <w:t>用参数</w:t>
      </w:r>
      <w:r>
        <w:rPr>
          <w:position w:val="-6"/>
        </w:rPr>
        <w:object w:dxaOrig="639" w:dyaOrig="319" w14:anchorId="796D89ED">
          <v:shape id="Object 189" o:spid="_x0000_i1066" type="#_x0000_t75" style="width:31.5pt;height:17.25pt;mso-wrap-style:square;mso-position-horizontal-relative:page;mso-position-vertical-relative:page" o:ole="">
            <v:fill o:detectmouseclick="t"/>
            <v:imagedata r:id="rId90" o:title=""/>
          </v:shape>
          <o:OLEObject Type="Embed" ProgID="Equation.DSMT4" ShapeID="Object 189" DrawAspect="Content" ObjectID="_1853311590" r:id="rId91"/>
        </w:object>
      </w:r>
      <w:r>
        <w:rPr>
          <w:szCs w:val="21"/>
          <w:shd w:val="clear" w:color="auto" w:fill="FFFFFF"/>
        </w:rPr>
        <w:t>和</w:t>
      </w:r>
      <w:r>
        <w:rPr>
          <w:position w:val="-6"/>
        </w:rPr>
        <w:object w:dxaOrig="720" w:dyaOrig="319" w14:anchorId="7A5135E4">
          <v:shape id="Object 190" o:spid="_x0000_i1067" type="#_x0000_t75" style="width:36pt;height:17.25pt;mso-wrap-style:square;mso-position-horizontal-relative:page;mso-position-vertical-relative:page" o:ole="">
            <v:fill o:detectmouseclick="t"/>
            <v:imagedata r:id="rId92" o:title=""/>
          </v:shape>
          <o:OLEObject Type="Embed" ProgID="Equation.DSMT4" ShapeID="Object 190" DrawAspect="Content" ObjectID="_1853311591" r:id="rId93"/>
        </w:object>
      </w:r>
      <w:r>
        <w:rPr>
          <w:szCs w:val="21"/>
          <w:shd w:val="clear" w:color="auto" w:fill="FFFFFF"/>
        </w:rPr>
        <w:t>初始化目标演员和评论家网络。网络初始化完成后，开始训练。</w:t>
      </w:r>
    </w:p>
    <w:p w14:paraId="5247508F" w14:textId="77777777" w:rsidR="00000000" w:rsidRDefault="00000000">
      <w:pPr>
        <w:snapToGrid w:val="0"/>
        <w:spacing w:line="360" w:lineRule="exact"/>
        <w:ind w:firstLine="420"/>
        <w:rPr>
          <w:szCs w:val="21"/>
          <w:shd w:val="clear" w:color="auto" w:fill="FFFFFF"/>
        </w:rPr>
      </w:pPr>
      <w:r>
        <w:rPr>
          <w:rFonts w:hint="eastAsia"/>
          <w:szCs w:val="21"/>
          <w:shd w:val="clear" w:color="auto" w:fill="FFFFFF"/>
        </w:rPr>
        <w:t>.......</w:t>
      </w:r>
    </w:p>
    <w:p w14:paraId="14EA6906" w14:textId="77777777" w:rsidR="00000000" w:rsidRDefault="00000000">
      <w:pPr>
        <w:snapToGrid w:val="0"/>
        <w:spacing w:line="360" w:lineRule="exact"/>
        <w:ind w:firstLine="420"/>
        <w:rPr>
          <w:szCs w:val="21"/>
          <w:shd w:val="clear" w:color="auto" w:fill="FFFFFF"/>
        </w:rPr>
      </w:pPr>
      <w:r>
        <w:rPr>
          <w:rFonts w:hint="eastAsia"/>
          <w:szCs w:val="21"/>
          <w:shd w:val="clear" w:color="auto" w:fill="FFFFFF"/>
        </w:rPr>
        <w:t>具体算法的伪代码如下。</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8"/>
      </w:tblGrid>
      <w:tr w:rsidR="00000000" w14:paraId="499CBF54" w14:textId="77777777">
        <w:tc>
          <w:tcPr>
            <w:tcW w:w="5000" w:type="pct"/>
            <w:tcBorders>
              <w:left w:val="nil"/>
              <w:bottom w:val="single" w:sz="4" w:space="0" w:color="auto"/>
              <w:right w:val="nil"/>
            </w:tcBorders>
            <w:vAlign w:val="center"/>
          </w:tcPr>
          <w:p w14:paraId="7FCBD44E" w14:textId="77777777" w:rsidR="00000000" w:rsidRDefault="00000000">
            <w:pPr>
              <w:spacing w:line="300" w:lineRule="exact"/>
              <w:rPr>
                <w:sz w:val="18"/>
                <w:szCs w:val="18"/>
              </w:rPr>
            </w:pPr>
            <w:r>
              <w:rPr>
                <w:rFonts w:hint="eastAsia"/>
                <w:sz w:val="18"/>
                <w:szCs w:val="18"/>
              </w:rPr>
              <w:t>算法：基于</w:t>
            </w:r>
            <w:r>
              <w:rPr>
                <w:rFonts w:hint="eastAsia"/>
                <w:sz w:val="18"/>
                <w:szCs w:val="18"/>
              </w:rPr>
              <w:t>DDPG</w:t>
            </w:r>
            <w:r>
              <w:rPr>
                <w:rFonts w:hint="eastAsia"/>
                <w:sz w:val="18"/>
                <w:szCs w:val="18"/>
              </w:rPr>
              <w:t>的资源分配与接入控制算法</w:t>
            </w:r>
          </w:p>
        </w:tc>
      </w:tr>
      <w:tr w:rsidR="00000000" w14:paraId="6B30D5F4" w14:textId="77777777">
        <w:tc>
          <w:tcPr>
            <w:tcW w:w="5000" w:type="pct"/>
            <w:tcBorders>
              <w:left w:val="nil"/>
              <w:bottom w:val="single" w:sz="4" w:space="0" w:color="auto"/>
              <w:right w:val="nil"/>
            </w:tcBorders>
            <w:vAlign w:val="center"/>
          </w:tcPr>
          <w:p w14:paraId="1D64D142" w14:textId="77777777" w:rsidR="00000000" w:rsidRDefault="00000000">
            <w:pPr>
              <w:spacing w:line="300" w:lineRule="exact"/>
              <w:rPr>
                <w:sz w:val="18"/>
                <w:szCs w:val="18"/>
              </w:rPr>
            </w:pPr>
            <w:r>
              <w:rPr>
                <w:rFonts w:hint="eastAsia"/>
                <w:sz w:val="18"/>
                <w:szCs w:val="18"/>
              </w:rPr>
              <w:t>输入：</w:t>
            </w:r>
          </w:p>
          <w:p w14:paraId="3FBC9F5A" w14:textId="77777777" w:rsidR="00000000" w:rsidRDefault="00000000">
            <w:pPr>
              <w:spacing w:line="300" w:lineRule="exact"/>
              <w:ind w:firstLineChars="100" w:firstLine="180"/>
              <w:rPr>
                <w:rFonts w:hint="eastAsia"/>
                <w:sz w:val="18"/>
                <w:szCs w:val="18"/>
              </w:rPr>
            </w:pPr>
            <w:r>
              <w:rPr>
                <w:rFonts w:hint="eastAsia"/>
                <w:sz w:val="18"/>
                <w:szCs w:val="18"/>
              </w:rPr>
              <w:t xml:space="preserve">1: </w:t>
            </w:r>
            <w:r>
              <w:rPr>
                <w:rFonts w:hint="eastAsia"/>
                <w:sz w:val="18"/>
                <w:szCs w:val="18"/>
              </w:rPr>
              <w:t>用参数</w:t>
            </w:r>
            <w:r>
              <w:rPr>
                <w:rFonts w:hint="eastAsia"/>
                <w:position w:val="-6"/>
                <w:sz w:val="18"/>
                <w:szCs w:val="18"/>
              </w:rPr>
              <w:object w:dxaOrig="198" w:dyaOrig="278" w14:anchorId="188D6225">
                <v:shape id="Object 196" o:spid="_x0000_i1068" type="#_x0000_t75" style="width:9pt;height:12pt;mso-wrap-style:square;mso-position-horizontal-relative:page;mso-position-vertical-relative:page" o:ole="">
                  <v:imagedata r:id="rId94" o:title=""/>
                </v:shape>
                <o:OLEObject Type="Embed" ProgID="Equation.3" ShapeID="Object 196" DrawAspect="Content" ObjectID="_1853311592" r:id="rId95"/>
              </w:object>
            </w:r>
            <w:r>
              <w:rPr>
                <w:rFonts w:hint="eastAsia"/>
                <w:sz w:val="18"/>
                <w:szCs w:val="18"/>
              </w:rPr>
              <w:t>和</w:t>
            </w:r>
            <w:r>
              <w:rPr>
                <w:rFonts w:hint="eastAsia"/>
                <w:position w:val="-6"/>
                <w:sz w:val="18"/>
                <w:szCs w:val="18"/>
              </w:rPr>
              <w:object w:dxaOrig="239" w:dyaOrig="219" w14:anchorId="02FAD1BA">
                <v:shape id="Object 197" o:spid="_x0000_i1069" type="#_x0000_t75" style="width:12pt;height:11.25pt;mso-wrap-style:square;mso-position-horizontal-relative:page;mso-position-vertical-relative:page" o:ole="">
                  <v:imagedata r:id="rId96" o:title=""/>
                </v:shape>
                <o:OLEObject Type="Embed" ProgID="Equation.3" ShapeID="Object 197" DrawAspect="Content" ObjectID="_1853311593" r:id="rId97"/>
              </w:object>
            </w:r>
            <w:r>
              <w:rPr>
                <w:rFonts w:hint="eastAsia"/>
                <w:sz w:val="18"/>
                <w:szCs w:val="18"/>
              </w:rPr>
              <w:t>初始化</w:t>
            </w:r>
            <w:r>
              <w:rPr>
                <w:rFonts w:ascii="Segoe UI" w:hAnsi="Segoe UI" w:cs="Segoe UI"/>
                <w:sz w:val="18"/>
                <w:szCs w:val="18"/>
                <w:shd w:val="clear" w:color="auto" w:fill="FFFFFF"/>
              </w:rPr>
              <w:t>主演员</w:t>
            </w:r>
            <w:r>
              <w:rPr>
                <w:rFonts w:ascii="Segoe UI" w:hAnsi="Segoe UI" w:cs="Segoe UI" w:hint="eastAsia"/>
                <w:sz w:val="18"/>
                <w:szCs w:val="18"/>
                <w:shd w:val="clear" w:color="auto" w:fill="FFFFFF"/>
              </w:rPr>
              <w:t>和</w:t>
            </w:r>
            <w:r>
              <w:rPr>
                <w:rFonts w:ascii="Segoe UI" w:hAnsi="Segoe UI" w:cs="Segoe UI"/>
                <w:sz w:val="18"/>
                <w:szCs w:val="18"/>
                <w:shd w:val="clear" w:color="auto" w:fill="FFFFFF"/>
              </w:rPr>
              <w:t>评论家</w:t>
            </w:r>
            <w:r>
              <w:rPr>
                <w:rFonts w:ascii="Segoe UI" w:hAnsi="Segoe UI" w:cs="Segoe UI" w:hint="eastAsia"/>
                <w:sz w:val="18"/>
                <w:szCs w:val="18"/>
                <w:shd w:val="clear" w:color="auto" w:fill="FFFFFF"/>
              </w:rPr>
              <w:t>；</w:t>
            </w:r>
          </w:p>
          <w:p w14:paraId="423A1962" w14:textId="77777777" w:rsidR="00000000" w:rsidRDefault="00000000">
            <w:pPr>
              <w:spacing w:line="300" w:lineRule="exact"/>
              <w:ind w:firstLineChars="100" w:firstLine="180"/>
              <w:rPr>
                <w:rFonts w:hint="eastAsia"/>
                <w:sz w:val="18"/>
                <w:szCs w:val="18"/>
              </w:rPr>
            </w:pPr>
            <w:r>
              <w:rPr>
                <w:sz w:val="18"/>
                <w:szCs w:val="18"/>
              </w:rPr>
              <w:t xml:space="preserve">2: </w:t>
            </w:r>
            <w:r>
              <w:rPr>
                <w:sz w:val="18"/>
                <w:szCs w:val="18"/>
              </w:rPr>
              <w:t>用</w:t>
            </w:r>
            <w:r>
              <w:rPr>
                <w:rFonts w:hint="eastAsia"/>
                <w:sz w:val="18"/>
                <w:szCs w:val="18"/>
              </w:rPr>
              <w:t>参数</w:t>
            </w:r>
            <w:r>
              <w:rPr>
                <w:rFonts w:hint="eastAsia"/>
                <w:position w:val="-6"/>
                <w:sz w:val="18"/>
                <w:szCs w:val="18"/>
              </w:rPr>
              <w:object w:dxaOrig="639" w:dyaOrig="319" w14:anchorId="6B4C8D75">
                <v:shape id="Object 198" o:spid="_x0000_i1070" type="#_x0000_t75" style="width:27.75pt;height:14.25pt;mso-wrap-style:square;mso-position-horizontal-relative:page;mso-position-vertical-relative:page" o:ole="">
                  <v:imagedata r:id="rId98" o:title=""/>
                </v:shape>
                <o:OLEObject Type="Embed" ProgID="Equation.3" ShapeID="Object 198" DrawAspect="Content" ObjectID="_1853311594" r:id="rId99"/>
              </w:object>
            </w:r>
            <w:r>
              <w:rPr>
                <w:sz w:val="18"/>
                <w:szCs w:val="18"/>
              </w:rPr>
              <w:t>和</w:t>
            </w:r>
            <w:r>
              <w:rPr>
                <w:rFonts w:hint="eastAsia"/>
                <w:position w:val="-6"/>
                <w:sz w:val="18"/>
                <w:szCs w:val="18"/>
              </w:rPr>
              <w:object w:dxaOrig="699" w:dyaOrig="319" w14:anchorId="72DBA6E2">
                <v:shape id="Object 199" o:spid="_x0000_i1071" type="#_x0000_t75" style="width:30.75pt;height:14.25pt;mso-wrap-style:square;mso-position-horizontal-relative:page;mso-position-vertical-relative:page" o:ole="">
                  <v:imagedata r:id="rId100" o:title=""/>
                </v:shape>
                <o:OLEObject Type="Embed" ProgID="Equation.3" ShapeID="Object 199" DrawAspect="Content" ObjectID="_1853311595" r:id="rId101"/>
              </w:object>
            </w:r>
            <w:r>
              <w:rPr>
                <w:sz w:val="18"/>
                <w:szCs w:val="18"/>
              </w:rPr>
              <w:t>初始化目标</w:t>
            </w:r>
            <w:r>
              <w:rPr>
                <w:rFonts w:ascii="Segoe UI" w:hAnsi="Segoe UI" w:cs="Segoe UI"/>
                <w:sz w:val="18"/>
                <w:szCs w:val="18"/>
                <w:shd w:val="clear" w:color="auto" w:fill="FFFFFF"/>
              </w:rPr>
              <w:t>演员</w:t>
            </w:r>
            <w:r>
              <w:rPr>
                <w:rFonts w:ascii="Segoe UI" w:hAnsi="Segoe UI" w:cs="Segoe UI" w:hint="eastAsia"/>
                <w:sz w:val="18"/>
                <w:szCs w:val="18"/>
                <w:shd w:val="clear" w:color="auto" w:fill="FFFFFF"/>
              </w:rPr>
              <w:t>和</w:t>
            </w:r>
            <w:r>
              <w:rPr>
                <w:rFonts w:ascii="Segoe UI" w:hAnsi="Segoe UI" w:cs="Segoe UI"/>
                <w:sz w:val="18"/>
                <w:szCs w:val="18"/>
                <w:shd w:val="clear" w:color="auto" w:fill="FFFFFF"/>
              </w:rPr>
              <w:t>评论家</w:t>
            </w:r>
            <w:r>
              <w:rPr>
                <w:rFonts w:ascii="Segoe UI" w:hAnsi="Segoe UI" w:cs="Segoe UI" w:hint="eastAsia"/>
                <w:sz w:val="18"/>
                <w:szCs w:val="18"/>
                <w:shd w:val="clear" w:color="auto" w:fill="FFFFFF"/>
              </w:rPr>
              <w:t>；</w:t>
            </w:r>
          </w:p>
          <w:p w14:paraId="49ECAEB3" w14:textId="77777777" w:rsidR="00000000" w:rsidRDefault="00000000">
            <w:pPr>
              <w:spacing w:line="300" w:lineRule="exact"/>
              <w:ind w:firstLineChars="100" w:firstLine="180"/>
              <w:rPr>
                <w:sz w:val="18"/>
                <w:szCs w:val="18"/>
              </w:rPr>
            </w:pPr>
            <w:r>
              <w:rPr>
                <w:sz w:val="18"/>
                <w:szCs w:val="18"/>
              </w:rPr>
              <w:t xml:space="preserve">3: </w:t>
            </w:r>
            <w:r>
              <w:rPr>
                <w:sz w:val="18"/>
                <w:szCs w:val="18"/>
              </w:rPr>
              <w:t>初始化</w:t>
            </w:r>
            <w:r>
              <w:rPr>
                <w:rFonts w:hint="eastAsia"/>
                <w:sz w:val="18"/>
                <w:szCs w:val="18"/>
              </w:rPr>
              <w:t>回合数</w:t>
            </w:r>
            <w:r>
              <w:rPr>
                <w:sz w:val="18"/>
                <w:szCs w:val="18"/>
              </w:rPr>
              <w:t>EP</w:t>
            </w:r>
            <w:r>
              <w:rPr>
                <w:sz w:val="18"/>
                <w:szCs w:val="18"/>
              </w:rPr>
              <w:t>、步数</w:t>
            </w:r>
            <w:r>
              <w:rPr>
                <w:position w:val="-12"/>
                <w:sz w:val="18"/>
                <w:szCs w:val="18"/>
              </w:rPr>
              <w:object w:dxaOrig="439" w:dyaOrig="359" w14:anchorId="6F9E13BA">
                <v:shape id="Object 200" o:spid="_x0000_i1072" type="#_x0000_t75" style="width:22.5pt;height:18pt;mso-wrap-style:square;mso-position-horizontal-relative:page;mso-position-vertical-relative:page" o:ole="">
                  <v:imagedata r:id="rId102" o:title=""/>
                </v:shape>
                <o:OLEObject Type="Embed" ProgID="Equation.3" ShapeID="Object 200" DrawAspect="Content" ObjectID="_1853311596" r:id="rId103"/>
              </w:object>
            </w:r>
            <w:r>
              <w:rPr>
                <w:rFonts w:hint="eastAsia"/>
                <w:sz w:val="18"/>
                <w:szCs w:val="18"/>
              </w:rPr>
              <w:t>和</w:t>
            </w:r>
            <w:r>
              <w:rPr>
                <w:sz w:val="18"/>
                <w:szCs w:val="18"/>
              </w:rPr>
              <w:t>表</w:t>
            </w:r>
            <w:r>
              <w:rPr>
                <w:sz w:val="18"/>
                <w:szCs w:val="18"/>
              </w:rPr>
              <w:t>I</w:t>
            </w:r>
            <w:r>
              <w:rPr>
                <w:sz w:val="18"/>
                <w:szCs w:val="18"/>
              </w:rPr>
              <w:t>中所有参数</w:t>
            </w:r>
          </w:p>
          <w:p w14:paraId="17F6EAA9" w14:textId="77777777" w:rsidR="00000000" w:rsidRDefault="00000000">
            <w:pPr>
              <w:spacing w:line="300" w:lineRule="exact"/>
              <w:rPr>
                <w:rFonts w:hint="eastAsia"/>
                <w:sz w:val="18"/>
                <w:szCs w:val="18"/>
              </w:rPr>
            </w:pPr>
            <w:r>
              <w:rPr>
                <w:sz w:val="18"/>
                <w:szCs w:val="18"/>
              </w:rPr>
              <w:t>迭代</w:t>
            </w:r>
            <w:r>
              <w:rPr>
                <w:rFonts w:hint="eastAsia"/>
                <w:sz w:val="18"/>
                <w:szCs w:val="18"/>
              </w:rPr>
              <w:t>；</w:t>
            </w:r>
          </w:p>
          <w:p w14:paraId="769522DE" w14:textId="77777777" w:rsidR="00000000" w:rsidRDefault="00000000">
            <w:pPr>
              <w:spacing w:line="300" w:lineRule="exact"/>
              <w:ind w:firstLineChars="100" w:firstLine="180"/>
              <w:rPr>
                <w:rFonts w:hint="eastAsia"/>
                <w:sz w:val="18"/>
                <w:szCs w:val="18"/>
              </w:rPr>
            </w:pPr>
            <w:r>
              <w:rPr>
                <w:rFonts w:hint="eastAsia"/>
                <w:sz w:val="18"/>
                <w:szCs w:val="18"/>
              </w:rPr>
              <w:t>4: for EP</w:t>
            </w:r>
            <w:r>
              <w:rPr>
                <w:rFonts w:hint="eastAsia"/>
                <w:sz w:val="18"/>
                <w:szCs w:val="18"/>
              </w:rPr>
              <w:t>中的每一回合</w:t>
            </w:r>
            <w:r>
              <w:rPr>
                <w:rFonts w:hint="eastAsia"/>
                <w:sz w:val="18"/>
                <w:szCs w:val="18"/>
              </w:rPr>
              <w:t>do</w:t>
            </w:r>
            <w:r>
              <w:rPr>
                <w:rFonts w:hint="eastAsia"/>
                <w:sz w:val="18"/>
                <w:szCs w:val="18"/>
              </w:rPr>
              <w:t>；</w:t>
            </w:r>
          </w:p>
          <w:p w14:paraId="526797CF" w14:textId="77777777" w:rsidR="00000000" w:rsidRDefault="00000000">
            <w:pPr>
              <w:spacing w:line="300" w:lineRule="exact"/>
              <w:ind w:firstLineChars="100" w:firstLine="180"/>
              <w:rPr>
                <w:rFonts w:hint="eastAsia"/>
                <w:sz w:val="18"/>
                <w:szCs w:val="18"/>
              </w:rPr>
            </w:pPr>
            <w:r>
              <w:rPr>
                <w:rFonts w:hint="eastAsia"/>
                <w:sz w:val="18"/>
                <w:szCs w:val="18"/>
              </w:rPr>
              <w:t>5</w:t>
            </w:r>
            <w:r>
              <w:rPr>
                <w:sz w:val="18"/>
                <w:szCs w:val="18"/>
              </w:rPr>
              <w:t xml:space="preserve">:    </w:t>
            </w:r>
            <w:r>
              <w:rPr>
                <w:rFonts w:hint="eastAsia"/>
                <w:sz w:val="18"/>
                <w:szCs w:val="18"/>
              </w:rPr>
              <w:t>初始化系统状态</w:t>
            </w:r>
            <w:r>
              <w:rPr>
                <w:position w:val="-12"/>
                <w:sz w:val="18"/>
                <w:szCs w:val="18"/>
              </w:rPr>
              <w:object w:dxaOrig="219" w:dyaOrig="359" w14:anchorId="1E67A881">
                <v:shape id="Object 201" o:spid="_x0000_i1073" type="#_x0000_t75" style="width:11.25pt;height:18pt;mso-wrap-style:square;mso-position-horizontal-relative:page;mso-position-vertical-relative:page" o:ole="">
                  <v:imagedata r:id="rId104" o:title=""/>
                </v:shape>
                <o:OLEObject Type="Embed" ProgID="Equation.3" ShapeID="Object 201" DrawAspect="Content" ObjectID="_1853311597" r:id="rId105"/>
              </w:object>
            </w:r>
            <w:r>
              <w:rPr>
                <w:rFonts w:hint="eastAsia"/>
                <w:sz w:val="18"/>
                <w:szCs w:val="18"/>
              </w:rPr>
              <w:t>；</w:t>
            </w:r>
          </w:p>
          <w:p w14:paraId="6B37AF19" w14:textId="77777777" w:rsidR="00000000" w:rsidRDefault="00000000">
            <w:pPr>
              <w:spacing w:line="300" w:lineRule="exact"/>
              <w:ind w:firstLineChars="100" w:firstLine="180"/>
              <w:rPr>
                <w:rFonts w:hint="eastAsia"/>
                <w:sz w:val="18"/>
                <w:szCs w:val="18"/>
              </w:rPr>
            </w:pPr>
            <w:r>
              <w:rPr>
                <w:rFonts w:hint="eastAsia"/>
                <w:sz w:val="18"/>
                <w:szCs w:val="18"/>
              </w:rPr>
              <w:t xml:space="preserve">6: </w:t>
            </w:r>
            <w:r>
              <w:rPr>
                <w:sz w:val="18"/>
                <w:szCs w:val="18"/>
              </w:rPr>
              <w:t xml:space="preserve">   </w:t>
            </w:r>
            <w:r>
              <w:rPr>
                <w:rFonts w:hint="eastAsia"/>
                <w:sz w:val="18"/>
                <w:szCs w:val="18"/>
              </w:rPr>
              <w:t xml:space="preserve">for </w:t>
            </w:r>
            <w:r>
              <w:rPr>
                <w:rFonts w:hint="eastAsia"/>
                <w:position w:val="-12"/>
                <w:sz w:val="18"/>
                <w:szCs w:val="18"/>
              </w:rPr>
              <w:object w:dxaOrig="739" w:dyaOrig="359" w14:anchorId="09B81FEE">
                <v:shape id="Object 202" o:spid="_x0000_i1074" type="#_x0000_t75" style="width:33pt;height:16.5pt;mso-wrap-style:square;mso-position-horizontal-relative:page;mso-position-vertical-relative:page" o:ole="">
                  <v:imagedata r:id="rId106" o:title=""/>
                </v:shape>
                <o:OLEObject Type="Embed" ProgID="Equation.3" ShapeID="Object 202" DrawAspect="Content" ObjectID="_1853311598" r:id="rId107"/>
              </w:object>
            </w:r>
            <w:r>
              <w:rPr>
                <w:rFonts w:hint="eastAsia"/>
                <w:sz w:val="18"/>
                <w:szCs w:val="18"/>
              </w:rPr>
              <w:t>的每一步</w:t>
            </w:r>
            <w:r>
              <w:rPr>
                <w:rFonts w:hint="eastAsia"/>
                <w:sz w:val="18"/>
                <w:szCs w:val="18"/>
              </w:rPr>
              <w:t>do</w:t>
            </w:r>
            <w:r>
              <w:rPr>
                <w:rFonts w:hint="eastAsia"/>
                <w:sz w:val="18"/>
                <w:szCs w:val="18"/>
              </w:rPr>
              <w:t>；</w:t>
            </w:r>
          </w:p>
          <w:p w14:paraId="5245362F" w14:textId="77777777" w:rsidR="00000000" w:rsidRDefault="00000000">
            <w:pPr>
              <w:spacing w:line="300" w:lineRule="exact"/>
              <w:ind w:firstLineChars="100" w:firstLine="180"/>
              <w:rPr>
                <w:rFonts w:hint="eastAsia"/>
                <w:sz w:val="18"/>
                <w:szCs w:val="18"/>
              </w:rPr>
            </w:pPr>
            <w:r>
              <w:rPr>
                <w:sz w:val="18"/>
                <w:szCs w:val="18"/>
              </w:rPr>
              <w:t xml:space="preserve">7:        </w:t>
            </w:r>
            <w:r>
              <w:rPr>
                <w:sz w:val="18"/>
                <w:szCs w:val="18"/>
              </w:rPr>
              <w:t>采取</w:t>
            </w:r>
            <w:r>
              <w:rPr>
                <w:rFonts w:hint="eastAsia"/>
                <w:sz w:val="18"/>
                <w:szCs w:val="18"/>
              </w:rPr>
              <w:t>动作</w:t>
            </w:r>
            <w:r>
              <w:rPr>
                <w:rFonts w:hint="eastAsia"/>
                <w:position w:val="-12"/>
                <w:sz w:val="18"/>
                <w:szCs w:val="18"/>
              </w:rPr>
              <w:object w:dxaOrig="2099" w:dyaOrig="399" w14:anchorId="77AD9060">
                <v:shape id="Object 203" o:spid="_x0000_i1075" type="#_x0000_t75" style="width:95.25pt;height:18.75pt;mso-wrap-style:square;mso-position-horizontal-relative:page;mso-position-vertical-relative:page" o:ole="">
                  <v:fill o:detectmouseclick="t"/>
                  <v:imagedata r:id="rId108" o:title=""/>
                </v:shape>
                <o:OLEObject Type="Embed" ProgID="Equation.3" ShapeID="Object 203" DrawAspect="Content" ObjectID="_1853311599" r:id="rId109"/>
              </w:object>
            </w:r>
            <w:r>
              <w:rPr>
                <w:sz w:val="18"/>
                <w:szCs w:val="18"/>
              </w:rPr>
              <w:t>，并执行</w:t>
            </w:r>
            <w:r>
              <w:rPr>
                <w:rFonts w:hint="eastAsia"/>
                <w:sz w:val="18"/>
                <w:szCs w:val="18"/>
              </w:rPr>
              <w:t>动作；</w:t>
            </w:r>
          </w:p>
          <w:p w14:paraId="443C9CB0" w14:textId="77777777" w:rsidR="00000000" w:rsidRDefault="00000000">
            <w:pPr>
              <w:spacing w:line="300" w:lineRule="exact"/>
              <w:ind w:leftChars="100" w:left="1110" w:hangingChars="500" w:hanging="900"/>
              <w:rPr>
                <w:rFonts w:hint="eastAsia"/>
                <w:sz w:val="18"/>
                <w:szCs w:val="18"/>
              </w:rPr>
            </w:pPr>
            <w:r>
              <w:rPr>
                <w:sz w:val="18"/>
                <w:szCs w:val="18"/>
              </w:rPr>
              <w:t xml:space="preserve">8:        </w:t>
            </w:r>
            <w:r>
              <w:rPr>
                <w:sz w:val="18"/>
                <w:szCs w:val="18"/>
              </w:rPr>
              <w:t>智能体根据</w:t>
            </w:r>
            <w:r>
              <w:rPr>
                <w:rFonts w:hint="eastAsia"/>
                <w:sz w:val="18"/>
                <w:szCs w:val="18"/>
              </w:rPr>
              <w:t>式</w:t>
            </w:r>
            <w:r>
              <w:rPr>
                <w:rFonts w:hint="eastAsia"/>
                <w:sz w:val="18"/>
                <w:szCs w:val="18"/>
              </w:rPr>
              <w:t>(17</w:t>
            </w:r>
            <w:r>
              <w:rPr>
                <w:sz w:val="18"/>
                <w:szCs w:val="18"/>
              </w:rPr>
              <w:t>)</w:t>
            </w:r>
            <w:r>
              <w:rPr>
                <w:sz w:val="18"/>
                <w:szCs w:val="18"/>
              </w:rPr>
              <w:t>获得奖励</w:t>
            </w:r>
            <w:r>
              <w:rPr>
                <w:position w:val="-12"/>
                <w:sz w:val="18"/>
                <w:szCs w:val="18"/>
              </w:rPr>
              <w:object w:dxaOrig="199" w:dyaOrig="359" w14:anchorId="5888A570">
                <v:shape id="Object 204" o:spid="_x0000_i1076" type="#_x0000_t75" style="width:10.5pt;height:18pt;mso-wrap-style:square;mso-position-horizontal-relative:page;mso-position-vertical-relative:page" o:ole="">
                  <v:imagedata r:id="rId110" o:title=""/>
                </v:shape>
                <o:OLEObject Type="Embed" ProgID="Equation.3" ShapeID="Object 204" DrawAspect="Content" ObjectID="_1853311600" r:id="rId111"/>
              </w:object>
            </w:r>
            <w:r>
              <w:rPr>
                <w:sz w:val="18"/>
                <w:szCs w:val="18"/>
              </w:rPr>
              <w:t>，</w:t>
            </w:r>
            <w:r>
              <w:rPr>
                <w:rFonts w:hint="eastAsia"/>
                <w:sz w:val="18"/>
                <w:szCs w:val="18"/>
              </w:rPr>
              <w:t>将</w:t>
            </w:r>
            <w:r>
              <w:rPr>
                <w:sz w:val="18"/>
                <w:szCs w:val="18"/>
              </w:rPr>
              <w:t>环境转换</w:t>
            </w:r>
            <w:r>
              <w:rPr>
                <w:rFonts w:hint="eastAsia"/>
                <w:sz w:val="18"/>
                <w:szCs w:val="18"/>
              </w:rPr>
              <w:t>到</w:t>
            </w:r>
            <w:r>
              <w:rPr>
                <w:sz w:val="18"/>
                <w:szCs w:val="18"/>
              </w:rPr>
              <w:t>新的状态</w:t>
            </w:r>
            <w:r>
              <w:rPr>
                <w:position w:val="-12"/>
                <w:sz w:val="18"/>
                <w:szCs w:val="18"/>
              </w:rPr>
              <w:object w:dxaOrig="359" w:dyaOrig="359" w14:anchorId="0D3FAF8E">
                <v:shape id="Object 205" o:spid="_x0000_i1077" type="#_x0000_t75" style="width:18pt;height:18pt;mso-wrap-style:square;mso-position-horizontal-relative:page;mso-position-vertical-relative:page" o:ole="">
                  <v:imagedata r:id="rId112" o:title=""/>
                </v:shape>
                <o:OLEObject Type="Embed" ProgID="Equation.3" ShapeID="Object 205" DrawAspect="Content" ObjectID="_1853311601" r:id="rId113"/>
              </w:object>
            </w:r>
            <w:r>
              <w:rPr>
                <w:rFonts w:hint="eastAsia"/>
                <w:sz w:val="18"/>
                <w:szCs w:val="18"/>
              </w:rPr>
              <w:t>；</w:t>
            </w:r>
          </w:p>
          <w:p w14:paraId="6453F031" w14:textId="77777777" w:rsidR="00000000" w:rsidRDefault="00000000">
            <w:pPr>
              <w:spacing w:line="300" w:lineRule="exact"/>
              <w:ind w:leftChars="100" w:left="1110" w:hangingChars="500" w:hanging="900"/>
              <w:rPr>
                <w:rFonts w:hint="eastAsia"/>
                <w:sz w:val="18"/>
                <w:szCs w:val="18"/>
              </w:rPr>
            </w:pPr>
            <w:r>
              <w:rPr>
                <w:sz w:val="18"/>
                <w:szCs w:val="18"/>
              </w:rPr>
              <w:t xml:space="preserve">9:        </w:t>
            </w:r>
            <w:r>
              <w:rPr>
                <w:sz w:val="18"/>
                <w:szCs w:val="18"/>
              </w:rPr>
              <w:t>将经验</w:t>
            </w:r>
            <w:r>
              <w:rPr>
                <w:rFonts w:hint="eastAsia"/>
                <w:sz w:val="18"/>
                <w:szCs w:val="18"/>
              </w:rPr>
              <w:t>数据</w:t>
            </w:r>
            <w:r>
              <w:rPr>
                <w:rFonts w:hint="eastAsia"/>
                <w:sz w:val="18"/>
                <w:szCs w:val="18"/>
              </w:rPr>
              <w:t>&lt;</w:t>
            </w:r>
            <w:r>
              <w:rPr>
                <w:position w:val="-12"/>
                <w:sz w:val="18"/>
                <w:szCs w:val="18"/>
              </w:rPr>
              <w:object w:dxaOrig="1119" w:dyaOrig="359" w14:anchorId="5F3E8358">
                <v:shape id="_x0000_i1078" type="#_x0000_t75" style="width:52.5pt;height:17.25pt;mso-wrap-style:square;mso-position-horizontal-relative:page;mso-position-vertical-relative:page" o:ole="">
                  <v:imagedata r:id="rId114" o:title=""/>
                </v:shape>
                <o:OLEObject Type="Embed" ProgID="Equation.3" ShapeID="_x0000_i1078" DrawAspect="Content" ObjectID="_1853311602" r:id="rId115"/>
              </w:object>
            </w:r>
            <w:r>
              <w:rPr>
                <w:rFonts w:hint="eastAsia"/>
                <w:sz w:val="18"/>
                <w:szCs w:val="18"/>
              </w:rPr>
              <w:t>&gt;</w:t>
            </w:r>
            <w:r>
              <w:rPr>
                <w:sz w:val="18"/>
                <w:szCs w:val="18"/>
              </w:rPr>
              <w:t>存储到</w:t>
            </w:r>
            <w:r>
              <w:rPr>
                <w:rFonts w:hint="eastAsia"/>
                <w:sz w:val="18"/>
                <w:szCs w:val="18"/>
              </w:rPr>
              <w:t>回放</w:t>
            </w:r>
            <w:r>
              <w:rPr>
                <w:sz w:val="18"/>
                <w:szCs w:val="18"/>
              </w:rPr>
              <w:t>缓冲区中</w:t>
            </w:r>
            <w:r>
              <w:rPr>
                <w:rFonts w:hint="eastAsia"/>
                <w:sz w:val="18"/>
                <w:szCs w:val="18"/>
              </w:rPr>
              <w:t>；</w:t>
            </w:r>
          </w:p>
          <w:p w14:paraId="033262FE" w14:textId="77777777" w:rsidR="00000000" w:rsidRDefault="00000000">
            <w:pPr>
              <w:spacing w:line="300" w:lineRule="exact"/>
              <w:ind w:leftChars="90" w:left="729" w:hangingChars="300" w:hanging="540"/>
              <w:rPr>
                <w:rFonts w:hint="eastAsia"/>
                <w:sz w:val="18"/>
                <w:szCs w:val="18"/>
              </w:rPr>
            </w:pPr>
            <w:r>
              <w:rPr>
                <w:sz w:val="18"/>
                <w:szCs w:val="18"/>
              </w:rPr>
              <w:t xml:space="preserve">10:       </w:t>
            </w:r>
            <w:r>
              <w:rPr>
                <w:sz w:val="18"/>
                <w:szCs w:val="18"/>
              </w:rPr>
              <w:t>从</w:t>
            </w:r>
            <w:r>
              <w:rPr>
                <w:rFonts w:hint="eastAsia"/>
                <w:sz w:val="18"/>
                <w:szCs w:val="18"/>
              </w:rPr>
              <w:t>回放</w:t>
            </w:r>
            <w:r>
              <w:rPr>
                <w:sz w:val="18"/>
                <w:szCs w:val="18"/>
              </w:rPr>
              <w:t>缓冲区中</w:t>
            </w:r>
            <w:r>
              <w:rPr>
                <w:rFonts w:hint="eastAsia"/>
                <w:sz w:val="18"/>
                <w:szCs w:val="18"/>
              </w:rPr>
              <w:t>采样</w:t>
            </w:r>
            <w:r>
              <w:rPr>
                <w:sz w:val="18"/>
                <w:szCs w:val="18"/>
              </w:rPr>
              <w:t>一小批</w:t>
            </w:r>
            <w:r>
              <w:rPr>
                <w:sz w:val="18"/>
                <w:szCs w:val="18"/>
              </w:rPr>
              <w:t>M</w:t>
            </w:r>
            <w:r>
              <w:rPr>
                <w:sz w:val="18"/>
                <w:szCs w:val="18"/>
              </w:rPr>
              <w:t>次</w:t>
            </w:r>
            <w:r>
              <w:rPr>
                <w:rFonts w:hint="eastAsia"/>
                <w:sz w:val="18"/>
                <w:szCs w:val="18"/>
              </w:rPr>
              <w:t>经</w:t>
            </w:r>
            <w:r>
              <w:rPr>
                <w:sz w:val="18"/>
                <w:szCs w:val="18"/>
              </w:rPr>
              <w:t>验</w:t>
            </w:r>
            <w:r>
              <w:rPr>
                <w:rFonts w:hint="eastAsia"/>
                <w:sz w:val="18"/>
                <w:szCs w:val="18"/>
              </w:rPr>
              <w:t>；</w:t>
            </w:r>
          </w:p>
          <w:p w14:paraId="3F0C5FEC" w14:textId="77777777" w:rsidR="00000000" w:rsidRDefault="00000000">
            <w:pPr>
              <w:spacing w:line="300" w:lineRule="exact"/>
              <w:ind w:leftChars="100" w:left="750" w:hangingChars="300" w:hanging="540"/>
              <w:rPr>
                <w:rFonts w:hint="eastAsia"/>
                <w:sz w:val="18"/>
                <w:szCs w:val="18"/>
              </w:rPr>
            </w:pPr>
            <w:r>
              <w:rPr>
                <w:rFonts w:hint="eastAsia"/>
                <w:sz w:val="18"/>
                <w:szCs w:val="18"/>
              </w:rPr>
              <w:t>11</w:t>
            </w:r>
            <w:r>
              <w:rPr>
                <w:sz w:val="18"/>
                <w:szCs w:val="18"/>
              </w:rPr>
              <w:t xml:space="preserve">:       </w:t>
            </w:r>
            <w:r>
              <w:rPr>
                <w:rFonts w:hint="eastAsia"/>
                <w:sz w:val="18"/>
                <w:szCs w:val="18"/>
              </w:rPr>
              <w:t xml:space="preserve">for </w:t>
            </w:r>
            <w:r>
              <w:rPr>
                <w:rFonts w:hint="eastAsia"/>
                <w:sz w:val="18"/>
                <w:szCs w:val="18"/>
              </w:rPr>
              <w:t>小批次经验中的每一条经验</w:t>
            </w:r>
            <w:r>
              <w:rPr>
                <w:rFonts w:hint="eastAsia"/>
                <w:sz w:val="18"/>
                <w:szCs w:val="18"/>
              </w:rPr>
              <w:t xml:space="preserve"> do</w:t>
            </w:r>
            <w:r>
              <w:rPr>
                <w:rFonts w:hint="eastAsia"/>
                <w:sz w:val="18"/>
                <w:szCs w:val="18"/>
              </w:rPr>
              <w:t>；</w:t>
            </w:r>
          </w:p>
          <w:p w14:paraId="58C8BCAC" w14:textId="77777777" w:rsidR="00000000" w:rsidRDefault="00000000">
            <w:pPr>
              <w:spacing w:line="300" w:lineRule="exact"/>
              <w:ind w:leftChars="100" w:left="885" w:hangingChars="375" w:hanging="675"/>
              <w:rPr>
                <w:rFonts w:hint="eastAsia"/>
                <w:sz w:val="18"/>
                <w:szCs w:val="18"/>
              </w:rPr>
            </w:pPr>
            <w:r>
              <w:rPr>
                <w:sz w:val="18"/>
                <w:szCs w:val="18"/>
              </w:rPr>
              <w:t xml:space="preserve">12: </w:t>
            </w:r>
            <w:r>
              <w:rPr>
                <w:rFonts w:hint="eastAsia"/>
                <w:sz w:val="18"/>
                <w:szCs w:val="18"/>
              </w:rPr>
              <w:t xml:space="preserve"> </w:t>
            </w:r>
            <w:r>
              <w:rPr>
                <w:sz w:val="18"/>
                <w:szCs w:val="18"/>
              </w:rPr>
              <w:t xml:space="preserve">         </w:t>
            </w:r>
            <w:r>
              <w:rPr>
                <w:rFonts w:ascii="Segoe UI" w:hAnsi="Segoe UI" w:cs="Segoe UI"/>
                <w:sz w:val="18"/>
                <w:szCs w:val="18"/>
                <w:shd w:val="clear" w:color="auto" w:fill="FFFFFF"/>
              </w:rPr>
              <w:t>评论家</w:t>
            </w:r>
            <w:r>
              <w:rPr>
                <w:sz w:val="18"/>
                <w:szCs w:val="18"/>
              </w:rPr>
              <w:t>网络</w:t>
            </w:r>
            <w:r>
              <w:rPr>
                <w:rFonts w:hint="eastAsia"/>
                <w:sz w:val="18"/>
                <w:szCs w:val="18"/>
              </w:rPr>
              <w:t>根据式</w:t>
            </w:r>
            <w:r>
              <w:rPr>
                <w:rFonts w:hint="eastAsia"/>
                <w:sz w:val="18"/>
                <w:szCs w:val="18"/>
              </w:rPr>
              <w:t>(</w:t>
            </w:r>
            <w:r>
              <w:rPr>
                <w:sz w:val="18"/>
                <w:szCs w:val="18"/>
              </w:rPr>
              <w:t>2</w:t>
            </w:r>
            <w:r>
              <w:rPr>
                <w:rFonts w:hint="eastAsia"/>
                <w:sz w:val="18"/>
                <w:szCs w:val="18"/>
              </w:rPr>
              <w:t>2</w:t>
            </w:r>
            <w:r>
              <w:rPr>
                <w:sz w:val="18"/>
                <w:szCs w:val="18"/>
              </w:rPr>
              <w:t>)</w:t>
            </w:r>
            <w:r>
              <w:rPr>
                <w:sz w:val="18"/>
                <w:szCs w:val="18"/>
              </w:rPr>
              <w:t>做出预测</w:t>
            </w:r>
            <w:r>
              <w:rPr>
                <w:rFonts w:hint="eastAsia"/>
                <w:sz w:val="18"/>
                <w:szCs w:val="18"/>
              </w:rPr>
              <w:t>为</w:t>
            </w:r>
            <w:r>
              <w:rPr>
                <w:position w:val="-12"/>
                <w:sz w:val="18"/>
                <w:szCs w:val="18"/>
              </w:rPr>
              <w:object w:dxaOrig="299" w:dyaOrig="359" w14:anchorId="7C41BFF9">
                <v:shape id="Object 207" o:spid="_x0000_i1079" type="#_x0000_t75" style="width:14.25pt;height:17.25pt;mso-wrap-style:square;mso-position-horizontal-relative:page;mso-position-vertical-relative:page" o:ole="">
                  <v:imagedata r:id="rId116" o:title=""/>
                </v:shape>
                <o:OLEObject Type="Embed" ProgID="Equation.3" ShapeID="Object 207" DrawAspect="Content" ObjectID="_1853311603" r:id="rId117"/>
              </w:object>
            </w:r>
            <w:r>
              <w:rPr>
                <w:rFonts w:hint="eastAsia"/>
                <w:sz w:val="18"/>
                <w:szCs w:val="18"/>
              </w:rPr>
              <w:t>；</w:t>
            </w:r>
          </w:p>
          <w:p w14:paraId="27FAFE75" w14:textId="77777777" w:rsidR="00000000" w:rsidRDefault="00000000">
            <w:pPr>
              <w:spacing w:line="300" w:lineRule="exact"/>
              <w:ind w:leftChars="100" w:left="885" w:hangingChars="375" w:hanging="675"/>
              <w:rPr>
                <w:rFonts w:hint="eastAsia"/>
                <w:sz w:val="18"/>
                <w:szCs w:val="18"/>
              </w:rPr>
            </w:pPr>
            <w:r>
              <w:rPr>
                <w:sz w:val="18"/>
                <w:szCs w:val="18"/>
              </w:rPr>
              <w:t xml:space="preserve">13:           </w:t>
            </w:r>
            <w:r>
              <w:rPr>
                <w:sz w:val="18"/>
                <w:szCs w:val="18"/>
              </w:rPr>
              <w:t>目标</w:t>
            </w:r>
            <w:r>
              <w:rPr>
                <w:rFonts w:ascii="Segoe UI" w:hAnsi="Segoe UI" w:cs="Segoe UI"/>
                <w:sz w:val="18"/>
                <w:szCs w:val="18"/>
                <w:shd w:val="clear" w:color="auto" w:fill="FFFFFF"/>
              </w:rPr>
              <w:t>演员</w:t>
            </w:r>
            <w:r>
              <w:rPr>
                <w:rFonts w:hint="eastAsia"/>
                <w:sz w:val="18"/>
                <w:szCs w:val="18"/>
              </w:rPr>
              <w:t>根据式</w:t>
            </w:r>
            <w:r>
              <w:rPr>
                <w:rFonts w:hint="eastAsia"/>
                <w:sz w:val="18"/>
                <w:szCs w:val="18"/>
              </w:rPr>
              <w:t>(</w:t>
            </w:r>
            <w:r>
              <w:rPr>
                <w:sz w:val="18"/>
                <w:szCs w:val="18"/>
              </w:rPr>
              <w:t>2</w:t>
            </w:r>
            <w:r>
              <w:rPr>
                <w:rFonts w:hint="eastAsia"/>
                <w:sz w:val="18"/>
                <w:szCs w:val="18"/>
              </w:rPr>
              <w:t>3</w:t>
            </w:r>
            <w:r>
              <w:rPr>
                <w:sz w:val="18"/>
                <w:szCs w:val="18"/>
              </w:rPr>
              <w:t>)</w:t>
            </w:r>
            <w:r>
              <w:rPr>
                <w:sz w:val="18"/>
                <w:szCs w:val="18"/>
              </w:rPr>
              <w:t>的预测为</w:t>
            </w:r>
            <w:r>
              <w:rPr>
                <w:position w:val="-12"/>
                <w:sz w:val="18"/>
                <w:szCs w:val="18"/>
              </w:rPr>
              <w:object w:dxaOrig="479" w:dyaOrig="379" w14:anchorId="016EC113">
                <v:shape id="Object 208" o:spid="_x0000_i1080" type="#_x0000_t75" style="width:20.25pt;height:16.5pt;mso-wrap-style:square;mso-position-horizontal-relative:page;mso-position-vertical-relative:page" o:ole="">
                  <v:imagedata r:id="rId118" o:title=""/>
                </v:shape>
                <o:OLEObject Type="Embed" ProgID="Equation.3" ShapeID="Object 208" DrawAspect="Content" ObjectID="_1853311604" r:id="rId119"/>
              </w:object>
            </w:r>
            <w:r>
              <w:rPr>
                <w:rFonts w:hint="eastAsia"/>
                <w:sz w:val="18"/>
                <w:szCs w:val="18"/>
              </w:rPr>
              <w:t>；</w:t>
            </w:r>
          </w:p>
          <w:p w14:paraId="63009E87" w14:textId="77777777" w:rsidR="00000000" w:rsidRDefault="00000000">
            <w:pPr>
              <w:spacing w:line="300" w:lineRule="exact"/>
              <w:ind w:leftChars="100" w:left="885" w:hangingChars="375" w:hanging="675"/>
              <w:rPr>
                <w:rFonts w:hint="eastAsia"/>
                <w:sz w:val="18"/>
                <w:szCs w:val="18"/>
              </w:rPr>
            </w:pPr>
            <w:r>
              <w:rPr>
                <w:sz w:val="18"/>
                <w:szCs w:val="18"/>
              </w:rPr>
              <w:t xml:space="preserve">14:           </w:t>
            </w:r>
            <w:r>
              <w:rPr>
                <w:rFonts w:hint="eastAsia"/>
                <w:sz w:val="18"/>
                <w:szCs w:val="18"/>
              </w:rPr>
              <w:t>目标</w:t>
            </w:r>
            <w:r>
              <w:rPr>
                <w:rFonts w:ascii="Segoe UI" w:hAnsi="Segoe UI" w:cs="Segoe UI"/>
                <w:sz w:val="18"/>
                <w:szCs w:val="18"/>
                <w:shd w:val="clear" w:color="auto" w:fill="FFFFFF"/>
              </w:rPr>
              <w:t>评论家</w:t>
            </w:r>
            <w:r>
              <w:rPr>
                <w:rFonts w:hint="eastAsia"/>
                <w:sz w:val="18"/>
                <w:szCs w:val="18"/>
              </w:rPr>
              <w:t>根据式</w:t>
            </w:r>
            <w:r>
              <w:rPr>
                <w:rFonts w:hint="eastAsia"/>
                <w:sz w:val="18"/>
                <w:szCs w:val="18"/>
              </w:rPr>
              <w:t>(24</w:t>
            </w:r>
            <w:r>
              <w:rPr>
                <w:sz w:val="18"/>
                <w:szCs w:val="18"/>
              </w:rPr>
              <w:t>)</w:t>
            </w:r>
            <w:r>
              <w:rPr>
                <w:sz w:val="18"/>
                <w:szCs w:val="18"/>
              </w:rPr>
              <w:t>的预测</w:t>
            </w:r>
            <w:r>
              <w:rPr>
                <w:rFonts w:hint="eastAsia"/>
                <w:sz w:val="18"/>
                <w:szCs w:val="18"/>
              </w:rPr>
              <w:t>为</w:t>
            </w:r>
            <w:r>
              <w:rPr>
                <w:position w:val="-12"/>
                <w:sz w:val="18"/>
                <w:szCs w:val="18"/>
              </w:rPr>
              <w:object w:dxaOrig="439" w:dyaOrig="379" w14:anchorId="10F1B512">
                <v:shape id="Object 209" o:spid="_x0000_i1081" type="#_x0000_t75" style="width:18.75pt;height:16.5pt;mso-wrap-style:square;mso-position-horizontal-relative:page;mso-position-vertical-relative:page" o:ole="">
                  <v:imagedata r:id="rId120" o:title=""/>
                </v:shape>
                <o:OLEObject Type="Embed" ProgID="Equation.3" ShapeID="Object 209" DrawAspect="Content" ObjectID="_1853311605" r:id="rId121"/>
              </w:object>
            </w:r>
            <w:r>
              <w:rPr>
                <w:rFonts w:hint="eastAsia"/>
                <w:sz w:val="18"/>
                <w:szCs w:val="18"/>
              </w:rPr>
              <w:t>；</w:t>
            </w:r>
          </w:p>
          <w:p w14:paraId="29CE7A95" w14:textId="77777777" w:rsidR="00000000" w:rsidRDefault="00000000">
            <w:pPr>
              <w:spacing w:line="300" w:lineRule="exact"/>
              <w:ind w:leftChars="100" w:left="885" w:hangingChars="375" w:hanging="675"/>
              <w:rPr>
                <w:rFonts w:hint="eastAsia"/>
                <w:sz w:val="18"/>
                <w:szCs w:val="18"/>
              </w:rPr>
            </w:pPr>
            <w:r>
              <w:rPr>
                <w:sz w:val="18"/>
                <w:szCs w:val="18"/>
              </w:rPr>
              <w:t xml:space="preserve">15:     </w:t>
            </w:r>
            <w:r>
              <w:rPr>
                <w:rFonts w:hint="eastAsia"/>
                <w:sz w:val="18"/>
                <w:szCs w:val="18"/>
              </w:rPr>
              <w:t xml:space="preserve"> </w:t>
            </w:r>
            <w:r>
              <w:rPr>
                <w:sz w:val="18"/>
                <w:szCs w:val="18"/>
              </w:rPr>
              <w:t xml:space="preserve">     </w:t>
            </w:r>
            <w:r>
              <w:rPr>
                <w:rFonts w:hint="eastAsia"/>
                <w:sz w:val="18"/>
                <w:szCs w:val="18"/>
              </w:rPr>
              <w:t>根据式</w:t>
            </w:r>
            <w:r>
              <w:rPr>
                <w:rFonts w:hint="eastAsia"/>
                <w:sz w:val="18"/>
                <w:szCs w:val="18"/>
              </w:rPr>
              <w:t>(</w:t>
            </w:r>
            <w:r>
              <w:rPr>
                <w:sz w:val="18"/>
                <w:szCs w:val="18"/>
              </w:rPr>
              <w:t>2</w:t>
            </w:r>
            <w:r>
              <w:rPr>
                <w:rFonts w:hint="eastAsia"/>
                <w:sz w:val="18"/>
                <w:szCs w:val="18"/>
              </w:rPr>
              <w:t>5</w:t>
            </w:r>
            <w:r>
              <w:rPr>
                <w:sz w:val="18"/>
                <w:szCs w:val="18"/>
              </w:rPr>
              <w:t>)</w:t>
            </w:r>
            <w:r>
              <w:rPr>
                <w:rFonts w:hint="eastAsia"/>
                <w:sz w:val="18"/>
                <w:szCs w:val="18"/>
              </w:rPr>
              <w:t>获得的</w:t>
            </w:r>
            <w:r>
              <w:rPr>
                <w:sz w:val="18"/>
                <w:szCs w:val="18"/>
              </w:rPr>
              <w:t>TD</w:t>
            </w:r>
            <w:r>
              <w:rPr>
                <w:sz w:val="18"/>
                <w:szCs w:val="18"/>
              </w:rPr>
              <w:t>目标</w:t>
            </w:r>
            <w:r>
              <w:rPr>
                <w:position w:val="-12"/>
                <w:sz w:val="18"/>
                <w:szCs w:val="18"/>
              </w:rPr>
              <w:object w:dxaOrig="319" w:dyaOrig="359" w14:anchorId="23BC2BBD">
                <v:shape id="Object 210" o:spid="_x0000_i1082" type="#_x0000_t75" style="width:16.5pt;height:18pt;mso-wrap-style:square;mso-position-horizontal-relative:page;mso-position-vertical-relative:page" o:ole="">
                  <v:imagedata r:id="rId122" o:title=""/>
                </v:shape>
                <o:OLEObject Type="Embed" ProgID="Equation.DSMT4" ShapeID="Object 210" DrawAspect="Content" ObjectID="_1853311606" r:id="rId123"/>
              </w:object>
            </w:r>
            <w:r>
              <w:rPr>
                <w:rFonts w:hint="eastAsia"/>
                <w:sz w:val="18"/>
                <w:szCs w:val="18"/>
              </w:rPr>
              <w:t>；</w:t>
            </w:r>
          </w:p>
          <w:p w14:paraId="7141824A" w14:textId="77777777" w:rsidR="00000000" w:rsidRDefault="00000000">
            <w:pPr>
              <w:spacing w:line="300" w:lineRule="exact"/>
              <w:ind w:leftChars="100" w:left="885" w:hangingChars="375" w:hanging="675"/>
              <w:rPr>
                <w:sz w:val="18"/>
                <w:szCs w:val="18"/>
              </w:rPr>
            </w:pPr>
            <w:r>
              <w:rPr>
                <w:rFonts w:hint="eastAsia"/>
                <w:sz w:val="18"/>
                <w:szCs w:val="18"/>
              </w:rPr>
              <w:t>16:</w:t>
            </w:r>
            <w:r>
              <w:rPr>
                <w:sz w:val="18"/>
                <w:szCs w:val="18"/>
              </w:rPr>
              <w:t xml:space="preserve">       </w:t>
            </w:r>
            <w:r>
              <w:rPr>
                <w:rFonts w:hint="eastAsia"/>
                <w:sz w:val="18"/>
                <w:szCs w:val="18"/>
              </w:rPr>
              <w:t>end for</w:t>
            </w:r>
          </w:p>
          <w:p w14:paraId="79303AC1" w14:textId="77777777" w:rsidR="00000000" w:rsidRDefault="00000000">
            <w:pPr>
              <w:spacing w:line="300" w:lineRule="exact"/>
              <w:ind w:leftChars="100" w:left="885" w:hangingChars="375" w:hanging="675"/>
              <w:rPr>
                <w:rFonts w:hint="eastAsia"/>
                <w:sz w:val="18"/>
                <w:szCs w:val="18"/>
              </w:rPr>
            </w:pPr>
            <w:r>
              <w:rPr>
                <w:sz w:val="18"/>
                <w:szCs w:val="18"/>
              </w:rPr>
              <w:t xml:space="preserve">17:       </w:t>
            </w:r>
            <w:r>
              <w:rPr>
                <w:sz w:val="18"/>
                <w:szCs w:val="18"/>
              </w:rPr>
              <w:t>根据</w:t>
            </w:r>
            <w:r>
              <w:rPr>
                <w:rFonts w:hint="eastAsia"/>
                <w:sz w:val="18"/>
                <w:szCs w:val="18"/>
              </w:rPr>
              <w:t>式</w:t>
            </w:r>
            <w:r>
              <w:rPr>
                <w:rFonts w:hint="eastAsia"/>
                <w:sz w:val="18"/>
                <w:szCs w:val="18"/>
              </w:rPr>
              <w:t>(28</w:t>
            </w:r>
            <w:r>
              <w:rPr>
                <w:sz w:val="18"/>
                <w:szCs w:val="18"/>
              </w:rPr>
              <w:t>)</w:t>
            </w:r>
            <w:r>
              <w:rPr>
                <w:sz w:val="18"/>
                <w:szCs w:val="18"/>
              </w:rPr>
              <w:t>更新主</w:t>
            </w:r>
            <w:r>
              <w:rPr>
                <w:rFonts w:ascii="Segoe UI" w:hAnsi="Segoe UI" w:cs="Segoe UI"/>
                <w:sz w:val="18"/>
                <w:szCs w:val="18"/>
                <w:shd w:val="clear" w:color="auto" w:fill="FFFFFF"/>
              </w:rPr>
              <w:t>评论家</w:t>
            </w:r>
            <w:r>
              <w:rPr>
                <w:rFonts w:ascii="Segoe UI" w:hAnsi="Segoe UI" w:cs="Segoe UI" w:hint="eastAsia"/>
                <w:sz w:val="18"/>
                <w:szCs w:val="18"/>
                <w:shd w:val="clear" w:color="auto" w:fill="FFFFFF"/>
              </w:rPr>
              <w:t>网络；</w:t>
            </w:r>
          </w:p>
          <w:p w14:paraId="4A4AF147" w14:textId="77777777" w:rsidR="00000000" w:rsidRDefault="00000000">
            <w:pPr>
              <w:spacing w:line="300" w:lineRule="exact"/>
              <w:ind w:leftChars="100" w:left="885" w:hangingChars="375" w:hanging="675"/>
              <w:rPr>
                <w:rFonts w:hint="eastAsia"/>
                <w:sz w:val="18"/>
                <w:szCs w:val="18"/>
              </w:rPr>
            </w:pPr>
            <w:r>
              <w:rPr>
                <w:rFonts w:hint="eastAsia"/>
                <w:sz w:val="18"/>
                <w:szCs w:val="18"/>
              </w:rPr>
              <w:t>18</w:t>
            </w:r>
            <w:r>
              <w:rPr>
                <w:sz w:val="18"/>
                <w:szCs w:val="18"/>
              </w:rPr>
              <w:t>:</w:t>
            </w:r>
            <w:r>
              <w:rPr>
                <w:rFonts w:hint="eastAsia"/>
                <w:sz w:val="18"/>
                <w:szCs w:val="18"/>
              </w:rPr>
              <w:t xml:space="preserve"> </w:t>
            </w:r>
            <w:r>
              <w:rPr>
                <w:sz w:val="18"/>
                <w:szCs w:val="18"/>
              </w:rPr>
              <w:t xml:space="preserve">      </w:t>
            </w:r>
            <w:r>
              <w:rPr>
                <w:rFonts w:hint="eastAsia"/>
                <w:sz w:val="18"/>
                <w:szCs w:val="18"/>
              </w:rPr>
              <w:t xml:space="preserve">for </w:t>
            </w:r>
            <w:r>
              <w:rPr>
                <w:rFonts w:hint="eastAsia"/>
                <w:sz w:val="18"/>
                <w:szCs w:val="18"/>
              </w:rPr>
              <w:t>小批次经验中的每一条经验</w:t>
            </w:r>
            <w:r>
              <w:rPr>
                <w:rFonts w:hint="eastAsia"/>
                <w:sz w:val="18"/>
                <w:szCs w:val="18"/>
              </w:rPr>
              <w:t xml:space="preserve"> do</w:t>
            </w:r>
            <w:r>
              <w:rPr>
                <w:rFonts w:hint="eastAsia"/>
                <w:sz w:val="18"/>
                <w:szCs w:val="18"/>
              </w:rPr>
              <w:t>；</w:t>
            </w:r>
          </w:p>
          <w:p w14:paraId="381711AD" w14:textId="77777777" w:rsidR="00000000" w:rsidRDefault="00000000">
            <w:pPr>
              <w:spacing w:line="300" w:lineRule="exact"/>
              <w:ind w:leftChars="100" w:left="885" w:hangingChars="375" w:hanging="675"/>
              <w:rPr>
                <w:rFonts w:hint="eastAsia"/>
                <w:sz w:val="18"/>
                <w:szCs w:val="18"/>
              </w:rPr>
            </w:pPr>
            <w:r>
              <w:rPr>
                <w:rFonts w:hint="eastAsia"/>
                <w:sz w:val="18"/>
                <w:szCs w:val="18"/>
              </w:rPr>
              <w:t>19</w:t>
            </w:r>
            <w:r>
              <w:rPr>
                <w:sz w:val="18"/>
                <w:szCs w:val="18"/>
              </w:rPr>
              <w:t xml:space="preserve">:          </w:t>
            </w:r>
            <w:r>
              <w:rPr>
                <w:rFonts w:hint="eastAsia"/>
                <w:sz w:val="18"/>
                <w:szCs w:val="18"/>
              </w:rPr>
              <w:t>主</w:t>
            </w:r>
            <w:r>
              <w:rPr>
                <w:rFonts w:ascii="Segoe UI" w:hAnsi="Segoe UI" w:cs="Segoe UI"/>
                <w:sz w:val="18"/>
                <w:szCs w:val="18"/>
                <w:shd w:val="clear" w:color="auto" w:fill="FFFFFF"/>
              </w:rPr>
              <w:t>演员</w:t>
            </w:r>
            <w:r>
              <w:rPr>
                <w:rFonts w:hint="eastAsia"/>
                <w:sz w:val="18"/>
                <w:szCs w:val="18"/>
              </w:rPr>
              <w:t>根据式</w:t>
            </w:r>
            <w:r>
              <w:rPr>
                <w:rFonts w:hint="eastAsia"/>
                <w:sz w:val="18"/>
                <w:szCs w:val="18"/>
              </w:rPr>
              <w:t>(</w:t>
            </w:r>
            <w:r>
              <w:rPr>
                <w:sz w:val="18"/>
                <w:szCs w:val="18"/>
              </w:rPr>
              <w:t>2</w:t>
            </w:r>
            <w:r>
              <w:rPr>
                <w:rFonts w:hint="eastAsia"/>
                <w:sz w:val="18"/>
                <w:szCs w:val="18"/>
              </w:rPr>
              <w:t>0</w:t>
            </w:r>
            <w:r>
              <w:rPr>
                <w:sz w:val="18"/>
                <w:szCs w:val="18"/>
              </w:rPr>
              <w:t>)</w:t>
            </w:r>
            <w:r>
              <w:rPr>
                <w:rFonts w:hint="eastAsia"/>
                <w:sz w:val="18"/>
                <w:szCs w:val="18"/>
              </w:rPr>
              <w:t>的预测为</w:t>
            </w:r>
            <w:r>
              <w:rPr>
                <w:position w:val="-12"/>
                <w:sz w:val="18"/>
                <w:szCs w:val="18"/>
              </w:rPr>
              <w:object w:dxaOrig="339" w:dyaOrig="359" w14:anchorId="04E6B97C">
                <v:shape id="Object 211" o:spid="_x0000_i1083" type="#_x0000_t75" style="width:17.25pt;height:18pt;mso-wrap-style:square;mso-position-horizontal-relative:page;mso-position-vertical-relative:page" o:ole="">
                  <v:imagedata r:id="rId124" o:title=""/>
                </v:shape>
                <o:OLEObject Type="Embed" ProgID="Equation.3" ShapeID="Object 211" DrawAspect="Content" ObjectID="_1853311607" r:id="rId125"/>
              </w:object>
            </w:r>
            <w:r>
              <w:rPr>
                <w:rFonts w:hint="eastAsia"/>
                <w:sz w:val="18"/>
                <w:szCs w:val="18"/>
              </w:rPr>
              <w:t>；</w:t>
            </w:r>
          </w:p>
          <w:p w14:paraId="680DEE5D" w14:textId="77777777" w:rsidR="00000000" w:rsidRDefault="00000000">
            <w:pPr>
              <w:spacing w:line="300" w:lineRule="exact"/>
              <w:ind w:leftChars="100" w:left="885" w:hangingChars="375" w:hanging="675"/>
              <w:rPr>
                <w:sz w:val="18"/>
                <w:szCs w:val="18"/>
              </w:rPr>
            </w:pPr>
            <w:r>
              <w:rPr>
                <w:rFonts w:hint="eastAsia"/>
                <w:sz w:val="18"/>
                <w:szCs w:val="18"/>
              </w:rPr>
              <w:t>20</w:t>
            </w:r>
            <w:r>
              <w:rPr>
                <w:sz w:val="18"/>
                <w:szCs w:val="18"/>
              </w:rPr>
              <w:t>:</w:t>
            </w:r>
            <w:r>
              <w:rPr>
                <w:rFonts w:hint="eastAsia"/>
                <w:sz w:val="18"/>
                <w:szCs w:val="18"/>
              </w:rPr>
              <w:t xml:space="preserve">  </w:t>
            </w:r>
            <w:r>
              <w:rPr>
                <w:sz w:val="18"/>
                <w:szCs w:val="18"/>
              </w:rPr>
              <w:t xml:space="preserve">     </w:t>
            </w:r>
            <w:r>
              <w:rPr>
                <w:rFonts w:hint="eastAsia"/>
                <w:sz w:val="18"/>
                <w:szCs w:val="18"/>
              </w:rPr>
              <w:t>end for</w:t>
            </w:r>
          </w:p>
          <w:p w14:paraId="797E61CA" w14:textId="77777777" w:rsidR="00000000" w:rsidRDefault="00000000">
            <w:pPr>
              <w:spacing w:line="300" w:lineRule="exact"/>
              <w:ind w:leftChars="100" w:left="885" w:hangingChars="375" w:hanging="675"/>
              <w:rPr>
                <w:rFonts w:hint="eastAsia"/>
                <w:sz w:val="18"/>
                <w:szCs w:val="18"/>
              </w:rPr>
            </w:pPr>
            <w:r>
              <w:rPr>
                <w:sz w:val="18"/>
                <w:szCs w:val="18"/>
              </w:rPr>
              <w:t>21:</w:t>
            </w:r>
            <w:r>
              <w:rPr>
                <w:rFonts w:hint="eastAsia"/>
                <w:sz w:val="18"/>
                <w:szCs w:val="18"/>
              </w:rPr>
              <w:t xml:space="preserve">  </w:t>
            </w:r>
            <w:r>
              <w:rPr>
                <w:sz w:val="18"/>
                <w:szCs w:val="18"/>
              </w:rPr>
              <w:t xml:space="preserve">     </w:t>
            </w:r>
            <w:r>
              <w:rPr>
                <w:sz w:val="18"/>
                <w:szCs w:val="18"/>
              </w:rPr>
              <w:t>根据</w:t>
            </w:r>
            <w:r>
              <w:rPr>
                <w:rFonts w:hint="eastAsia"/>
                <w:sz w:val="18"/>
                <w:szCs w:val="18"/>
              </w:rPr>
              <w:t>式</w:t>
            </w:r>
            <w:r>
              <w:rPr>
                <w:rFonts w:hint="eastAsia"/>
                <w:sz w:val="18"/>
                <w:szCs w:val="18"/>
              </w:rPr>
              <w:t>(</w:t>
            </w:r>
            <w:r>
              <w:rPr>
                <w:sz w:val="18"/>
                <w:szCs w:val="18"/>
              </w:rPr>
              <w:t>2</w:t>
            </w:r>
            <w:r>
              <w:rPr>
                <w:rFonts w:hint="eastAsia"/>
                <w:sz w:val="18"/>
                <w:szCs w:val="18"/>
              </w:rPr>
              <w:t>1</w:t>
            </w:r>
            <w:r>
              <w:rPr>
                <w:sz w:val="18"/>
                <w:szCs w:val="18"/>
              </w:rPr>
              <w:t>)</w:t>
            </w:r>
            <w:r>
              <w:rPr>
                <w:sz w:val="18"/>
                <w:szCs w:val="18"/>
              </w:rPr>
              <w:t>更新主</w:t>
            </w:r>
            <w:r>
              <w:rPr>
                <w:rFonts w:ascii="Segoe UI" w:hAnsi="Segoe UI" w:cs="Segoe UI"/>
                <w:sz w:val="18"/>
                <w:szCs w:val="18"/>
                <w:shd w:val="clear" w:color="auto" w:fill="FFFFFF"/>
              </w:rPr>
              <w:t>演员</w:t>
            </w:r>
            <w:r>
              <w:rPr>
                <w:sz w:val="18"/>
                <w:szCs w:val="18"/>
              </w:rPr>
              <w:t>网络</w:t>
            </w:r>
            <w:r>
              <w:rPr>
                <w:rFonts w:hint="eastAsia"/>
                <w:sz w:val="18"/>
                <w:szCs w:val="18"/>
              </w:rPr>
              <w:t>；</w:t>
            </w:r>
          </w:p>
          <w:p w14:paraId="007A73D4" w14:textId="77777777" w:rsidR="00000000" w:rsidRDefault="00000000">
            <w:pPr>
              <w:spacing w:line="300" w:lineRule="exact"/>
              <w:ind w:leftChars="100" w:left="1074" w:hangingChars="480" w:hanging="864"/>
              <w:rPr>
                <w:rFonts w:hint="eastAsia"/>
                <w:sz w:val="18"/>
                <w:szCs w:val="18"/>
              </w:rPr>
            </w:pPr>
            <w:r>
              <w:rPr>
                <w:sz w:val="18"/>
                <w:szCs w:val="18"/>
              </w:rPr>
              <w:t>22:</w:t>
            </w:r>
            <w:r>
              <w:rPr>
                <w:rFonts w:hint="eastAsia"/>
                <w:sz w:val="18"/>
                <w:szCs w:val="18"/>
              </w:rPr>
              <w:t xml:space="preserve"> </w:t>
            </w:r>
            <w:r>
              <w:rPr>
                <w:sz w:val="18"/>
                <w:szCs w:val="18"/>
              </w:rPr>
              <w:t xml:space="preserve">      </w:t>
            </w:r>
            <w:r>
              <w:rPr>
                <w:rFonts w:hint="eastAsia"/>
                <w:sz w:val="18"/>
                <w:szCs w:val="18"/>
              </w:rPr>
              <w:t>由式</w:t>
            </w:r>
            <w:r>
              <w:rPr>
                <w:rFonts w:hint="eastAsia"/>
                <w:sz w:val="18"/>
                <w:szCs w:val="18"/>
              </w:rPr>
              <w:t>(29</w:t>
            </w:r>
            <w:r>
              <w:rPr>
                <w:sz w:val="18"/>
                <w:szCs w:val="18"/>
              </w:rPr>
              <w:t>)</w:t>
            </w:r>
            <w:r>
              <w:rPr>
                <w:rFonts w:hint="eastAsia"/>
                <w:sz w:val="18"/>
                <w:szCs w:val="18"/>
              </w:rPr>
              <w:t>和式</w:t>
            </w:r>
            <w:r>
              <w:rPr>
                <w:rFonts w:hint="eastAsia"/>
                <w:sz w:val="18"/>
                <w:szCs w:val="18"/>
              </w:rPr>
              <w:t>(</w:t>
            </w:r>
            <w:r>
              <w:rPr>
                <w:sz w:val="18"/>
                <w:szCs w:val="18"/>
              </w:rPr>
              <w:t>3</w:t>
            </w:r>
            <w:r>
              <w:rPr>
                <w:rFonts w:hint="eastAsia"/>
                <w:sz w:val="18"/>
                <w:szCs w:val="18"/>
              </w:rPr>
              <w:t>0</w:t>
            </w:r>
            <w:r>
              <w:rPr>
                <w:sz w:val="18"/>
                <w:szCs w:val="18"/>
              </w:rPr>
              <w:t>)</w:t>
            </w:r>
            <w:r>
              <w:rPr>
                <w:sz w:val="18"/>
                <w:szCs w:val="18"/>
              </w:rPr>
              <w:t>更新目标</w:t>
            </w:r>
            <w:r>
              <w:rPr>
                <w:rFonts w:ascii="Segoe UI" w:hAnsi="Segoe UI" w:cs="Segoe UI"/>
                <w:sz w:val="18"/>
                <w:szCs w:val="18"/>
                <w:shd w:val="clear" w:color="auto" w:fill="FFFFFF"/>
              </w:rPr>
              <w:t>演员</w:t>
            </w:r>
            <w:r>
              <w:rPr>
                <w:rFonts w:ascii="Segoe UI" w:hAnsi="Segoe UI" w:cs="Segoe UI" w:hint="eastAsia"/>
                <w:sz w:val="18"/>
                <w:szCs w:val="18"/>
                <w:shd w:val="clear" w:color="auto" w:fill="FFFFFF"/>
              </w:rPr>
              <w:t>和</w:t>
            </w:r>
            <w:r>
              <w:rPr>
                <w:rFonts w:ascii="Segoe UI" w:hAnsi="Segoe UI" w:cs="Segoe UI"/>
                <w:sz w:val="18"/>
                <w:szCs w:val="18"/>
                <w:shd w:val="clear" w:color="auto" w:fill="FFFFFF"/>
              </w:rPr>
              <w:t>评论家</w:t>
            </w:r>
            <w:r>
              <w:rPr>
                <w:sz w:val="18"/>
                <w:szCs w:val="18"/>
              </w:rPr>
              <w:t>网络</w:t>
            </w:r>
            <w:r>
              <w:rPr>
                <w:rFonts w:hint="eastAsia"/>
                <w:sz w:val="18"/>
                <w:szCs w:val="18"/>
              </w:rPr>
              <w:t>；</w:t>
            </w:r>
          </w:p>
          <w:p w14:paraId="74BA3FCA" w14:textId="77777777" w:rsidR="00000000" w:rsidRDefault="00000000">
            <w:pPr>
              <w:spacing w:line="300" w:lineRule="exact"/>
              <w:ind w:leftChars="100" w:left="1074" w:hangingChars="480" w:hanging="864"/>
              <w:rPr>
                <w:sz w:val="18"/>
                <w:szCs w:val="18"/>
              </w:rPr>
            </w:pPr>
            <w:r>
              <w:rPr>
                <w:rFonts w:hint="eastAsia"/>
                <w:sz w:val="18"/>
                <w:szCs w:val="18"/>
              </w:rPr>
              <w:t>23</w:t>
            </w:r>
            <w:r>
              <w:rPr>
                <w:sz w:val="18"/>
                <w:szCs w:val="18"/>
              </w:rPr>
              <w:t xml:space="preserve">:   </w:t>
            </w:r>
            <w:r>
              <w:rPr>
                <w:rFonts w:hint="eastAsia"/>
                <w:sz w:val="18"/>
                <w:szCs w:val="18"/>
              </w:rPr>
              <w:t>end for</w:t>
            </w:r>
          </w:p>
          <w:p w14:paraId="282E15EE" w14:textId="77777777" w:rsidR="00000000" w:rsidRDefault="00000000">
            <w:pPr>
              <w:spacing w:line="300" w:lineRule="exact"/>
              <w:ind w:leftChars="100" w:left="1074" w:hangingChars="480" w:hanging="864"/>
              <w:rPr>
                <w:rFonts w:hint="eastAsia"/>
                <w:sz w:val="18"/>
                <w:szCs w:val="18"/>
              </w:rPr>
            </w:pPr>
            <w:r>
              <w:rPr>
                <w:rFonts w:hint="eastAsia"/>
                <w:sz w:val="18"/>
                <w:szCs w:val="18"/>
              </w:rPr>
              <w:t>24:</w:t>
            </w:r>
            <w:r>
              <w:rPr>
                <w:sz w:val="18"/>
                <w:szCs w:val="18"/>
              </w:rPr>
              <w:t xml:space="preserve"> </w:t>
            </w:r>
            <w:r>
              <w:rPr>
                <w:rFonts w:hint="eastAsia"/>
                <w:sz w:val="18"/>
                <w:szCs w:val="18"/>
              </w:rPr>
              <w:t>end for</w:t>
            </w:r>
          </w:p>
          <w:p w14:paraId="0B0C1FE9" w14:textId="77777777" w:rsidR="00000000" w:rsidRDefault="00000000">
            <w:pPr>
              <w:spacing w:line="300" w:lineRule="exact"/>
              <w:ind w:leftChars="100" w:left="1074" w:hangingChars="480" w:hanging="864"/>
              <w:rPr>
                <w:rFonts w:hint="eastAsia"/>
                <w:sz w:val="18"/>
                <w:szCs w:val="18"/>
              </w:rPr>
            </w:pPr>
            <w:r>
              <w:rPr>
                <w:rFonts w:hint="eastAsia"/>
                <w:sz w:val="18"/>
                <w:szCs w:val="18"/>
              </w:rPr>
              <w:t>25</w:t>
            </w:r>
            <w:r>
              <w:rPr>
                <w:rFonts w:hint="eastAsia"/>
                <w:sz w:val="18"/>
                <w:szCs w:val="18"/>
              </w:rPr>
              <w:t>：输出：联合接入控制及计算资源分配策略</w:t>
            </w:r>
          </w:p>
        </w:tc>
      </w:tr>
    </w:tbl>
    <w:p w14:paraId="4B8CE734" w14:textId="77777777" w:rsidR="00000000" w:rsidRDefault="00000000">
      <w:pPr>
        <w:pStyle w:val="Heading2"/>
        <w:rPr>
          <w:rFonts w:ascii="Segoe UI" w:hAnsi="Segoe UI" w:cs="Segoe UI"/>
          <w:szCs w:val="21"/>
          <w:shd w:val="clear" w:color="auto" w:fill="FFFFFF"/>
        </w:rPr>
      </w:pPr>
      <w:r>
        <w:rPr>
          <w:rFonts w:ascii="黑体" w:hint="eastAsia"/>
          <w:b w:val="0"/>
          <w:sz w:val="28"/>
          <w:szCs w:val="28"/>
        </w:rPr>
        <w:t>3</w:t>
      </w:r>
      <w:commentRangeStart w:id="31"/>
      <w:r>
        <w:rPr>
          <w:rFonts w:ascii="黑体" w:hint="eastAsia"/>
          <w:b w:val="0"/>
          <w:sz w:val="28"/>
          <w:szCs w:val="28"/>
        </w:rPr>
        <w:t xml:space="preserve"> 仿真结果及分析</w:t>
      </w:r>
      <w:commentRangeEnd w:id="31"/>
      <w:r>
        <w:rPr>
          <w:rStyle w:val="CommentReference"/>
          <w:rFonts w:ascii="Segoe UI" w:hAnsi="Segoe UI" w:cs="Segoe UI"/>
          <w:sz w:val="32"/>
          <w:shd w:val="clear" w:color="auto" w:fill="FFFFFF"/>
        </w:rPr>
        <w:commentReference w:id="31"/>
      </w:r>
    </w:p>
    <w:p w14:paraId="778E8F94" w14:textId="77777777" w:rsidR="00000000" w:rsidRDefault="00000000">
      <w:pPr>
        <w:rPr>
          <w:rFonts w:eastAsia="黑体"/>
          <w:bCs/>
        </w:rPr>
      </w:pPr>
      <w:r>
        <w:rPr>
          <w:rFonts w:eastAsia="黑体" w:hint="eastAsia"/>
          <w:bCs/>
        </w:rPr>
        <w:t xml:space="preserve">3.1 </w:t>
      </w:r>
      <w:r>
        <w:rPr>
          <w:rFonts w:eastAsia="黑体" w:hint="eastAsia"/>
          <w:bCs/>
        </w:rPr>
        <w:t>仿真环境及参数</w:t>
      </w:r>
    </w:p>
    <w:p w14:paraId="33270ADD" w14:textId="77777777" w:rsidR="00000000" w:rsidRDefault="00000000">
      <w:pPr>
        <w:snapToGrid w:val="0"/>
        <w:spacing w:line="360" w:lineRule="exact"/>
        <w:ind w:firstLine="420"/>
        <w:rPr>
          <w:szCs w:val="21"/>
          <w:shd w:val="clear" w:color="auto" w:fill="FFFFFF"/>
        </w:rPr>
      </w:pPr>
      <w:r>
        <w:rPr>
          <w:rFonts w:hint="eastAsia"/>
          <w:szCs w:val="21"/>
          <w:shd w:val="clear" w:color="auto" w:fill="FFFFFF"/>
        </w:rPr>
        <w:t>将</w:t>
      </w:r>
      <w:r>
        <w:rPr>
          <w:szCs w:val="21"/>
          <w:shd w:val="clear" w:color="auto" w:fill="FFFFFF"/>
        </w:rPr>
        <w:t>环境设置为使用</w:t>
      </w:r>
      <w:r>
        <w:rPr>
          <w:bCs/>
        </w:rPr>
        <w:t>Python 3.7</w:t>
      </w:r>
      <w:r>
        <w:rPr>
          <w:bCs/>
        </w:rPr>
        <w:t>、</w:t>
      </w:r>
      <w:r>
        <w:rPr>
          <w:bCs/>
        </w:rPr>
        <w:t>PyCharm 2022</w:t>
      </w:r>
      <w:r>
        <w:rPr>
          <w:szCs w:val="21"/>
          <w:shd w:val="clear" w:color="auto" w:fill="FFFFFF"/>
        </w:rPr>
        <w:t>和</w:t>
      </w:r>
      <w:r>
        <w:rPr>
          <w:bCs/>
        </w:rPr>
        <w:t>TensorFlow 1.14</w:t>
      </w:r>
      <w:r>
        <w:rPr>
          <w:szCs w:val="21"/>
          <w:shd w:val="clear" w:color="auto" w:fill="FFFFFF"/>
        </w:rPr>
        <w:t>。默认参数设置如表</w:t>
      </w:r>
      <w:r>
        <w:rPr>
          <w:szCs w:val="21"/>
          <w:shd w:val="clear" w:color="auto" w:fill="FFFFFF"/>
        </w:rPr>
        <w:t>1</w:t>
      </w:r>
      <w:r>
        <w:rPr>
          <w:szCs w:val="21"/>
          <w:shd w:val="clear" w:color="auto" w:fill="FFFFFF"/>
        </w:rPr>
        <w:t>所示，除非另有说明，否则在以下仿真中将保持不变。</w:t>
      </w:r>
    </w:p>
    <w:p w14:paraId="7BD8A1EA" w14:textId="77777777" w:rsidR="00000000" w:rsidRDefault="00000000">
      <w:pPr>
        <w:shd w:val="clear" w:color="auto" w:fill="FFFFFF"/>
        <w:jc w:val="center"/>
        <w:rPr>
          <w:szCs w:val="21"/>
          <w:shd w:val="clear" w:color="auto" w:fill="FFFFFF"/>
        </w:rPr>
      </w:pPr>
      <w:commentRangeStart w:id="32"/>
      <w:r>
        <w:rPr>
          <w:rFonts w:ascii="黑体" w:eastAsia="黑体" w:hAnsi="黑体"/>
          <w:sz w:val="18"/>
          <w:szCs w:val="18"/>
          <w:shd w:val="clear" w:color="auto" w:fill="FFFFFF"/>
        </w:rPr>
        <w:t>表1</w:t>
      </w:r>
      <w:r>
        <w:rPr>
          <w:rFonts w:ascii="黑体" w:eastAsia="黑体" w:hAnsi="黑体" w:hint="eastAsia"/>
          <w:sz w:val="18"/>
          <w:szCs w:val="18"/>
          <w:shd w:val="clear" w:color="auto" w:fill="FFFFFF"/>
        </w:rPr>
        <w:t xml:space="preserve"> </w:t>
      </w:r>
      <w:r>
        <w:rPr>
          <w:rFonts w:ascii="黑体" w:eastAsia="黑体" w:hAnsi="黑体"/>
          <w:sz w:val="18"/>
          <w:szCs w:val="18"/>
          <w:shd w:val="clear" w:color="auto" w:fill="FFFFFF"/>
        </w:rPr>
        <w:t>参数说明和默认值设置</w:t>
      </w:r>
      <w:commentRangeEnd w:id="32"/>
      <w:r>
        <w:rPr>
          <w:rStyle w:val="CommentReference"/>
          <w:shd w:val="clear" w:color="auto" w:fill="FFFFFF"/>
        </w:rPr>
        <w:commentReference w:id="32"/>
      </w:r>
    </w:p>
    <w:tbl>
      <w:tblPr>
        <w:tblW w:w="4750" w:type="pct"/>
        <w:jc w:val="center"/>
        <w:tblInd w:w="0" w:type="dxa"/>
        <w:tblBorders>
          <w:top w:val="single" w:sz="4" w:space="0" w:color="auto"/>
          <w:bottom w:val="single" w:sz="4" w:space="0" w:color="auto"/>
        </w:tblBorders>
        <w:tblLook w:val="0000" w:firstRow="0" w:lastRow="0" w:firstColumn="0" w:lastColumn="0" w:noHBand="0" w:noVBand="0"/>
      </w:tblPr>
      <w:tblGrid>
        <w:gridCol w:w="3225"/>
        <w:gridCol w:w="963"/>
      </w:tblGrid>
      <w:tr w:rsidR="00000000" w14:paraId="5937930E" w14:textId="77777777">
        <w:trPr>
          <w:jc w:val="center"/>
        </w:trPr>
        <w:tc>
          <w:tcPr>
            <w:tcW w:w="3850" w:type="pct"/>
            <w:tcBorders>
              <w:top w:val="single" w:sz="4" w:space="0" w:color="auto"/>
              <w:bottom w:val="single" w:sz="4" w:space="0" w:color="auto"/>
            </w:tcBorders>
            <w:vAlign w:val="center"/>
          </w:tcPr>
          <w:p w14:paraId="40C881D9" w14:textId="77777777" w:rsidR="00000000" w:rsidRDefault="00000000">
            <w:pPr>
              <w:shd w:val="clear" w:color="auto" w:fill="FFFFFF"/>
              <w:spacing w:line="216" w:lineRule="auto"/>
              <w:ind w:firstLineChars="300" w:firstLine="542"/>
              <w:rPr>
                <w:b/>
                <w:bCs/>
                <w:caps/>
                <w:kern w:val="0"/>
                <w:sz w:val="18"/>
                <w:szCs w:val="18"/>
              </w:rPr>
            </w:pPr>
            <w:r>
              <w:rPr>
                <w:rFonts w:hint="eastAsia"/>
                <w:b/>
                <w:bCs/>
                <w:caps/>
                <w:kern w:val="0"/>
                <w:sz w:val="18"/>
                <w:szCs w:val="18"/>
              </w:rPr>
              <w:t>参数</w:t>
            </w:r>
          </w:p>
        </w:tc>
        <w:tc>
          <w:tcPr>
            <w:tcW w:w="1250" w:type="pct"/>
            <w:tcBorders>
              <w:top w:val="single" w:sz="4" w:space="0" w:color="auto"/>
              <w:bottom w:val="single" w:sz="4" w:space="0" w:color="auto"/>
            </w:tcBorders>
            <w:vAlign w:val="center"/>
          </w:tcPr>
          <w:p w14:paraId="672A34C7" w14:textId="77777777" w:rsidR="00000000" w:rsidRDefault="00000000">
            <w:pPr>
              <w:shd w:val="clear" w:color="auto" w:fill="FFFFFF"/>
              <w:spacing w:line="216" w:lineRule="auto"/>
              <w:jc w:val="center"/>
              <w:rPr>
                <w:b/>
                <w:bCs/>
                <w:caps/>
                <w:kern w:val="0"/>
                <w:sz w:val="18"/>
                <w:szCs w:val="18"/>
              </w:rPr>
            </w:pPr>
            <w:r>
              <w:rPr>
                <w:rFonts w:hint="eastAsia"/>
                <w:b/>
                <w:bCs/>
                <w:caps/>
                <w:kern w:val="0"/>
                <w:sz w:val="18"/>
                <w:szCs w:val="18"/>
              </w:rPr>
              <w:t>数</w:t>
            </w:r>
            <w:r>
              <w:rPr>
                <w:b/>
                <w:bCs/>
                <w:caps/>
                <w:kern w:val="0"/>
                <w:sz w:val="18"/>
                <w:szCs w:val="18"/>
              </w:rPr>
              <w:t>值</w:t>
            </w:r>
          </w:p>
        </w:tc>
      </w:tr>
      <w:tr w:rsidR="00000000" w14:paraId="6183D42C" w14:textId="77777777">
        <w:trPr>
          <w:jc w:val="center"/>
        </w:trPr>
        <w:tc>
          <w:tcPr>
            <w:tcW w:w="3850" w:type="pct"/>
            <w:tcBorders>
              <w:top w:val="single" w:sz="4" w:space="0" w:color="auto"/>
            </w:tcBorders>
            <w:vAlign w:val="center"/>
          </w:tcPr>
          <w:p w14:paraId="441154FB" w14:textId="77777777" w:rsidR="00000000" w:rsidRDefault="00000000">
            <w:pPr>
              <w:shd w:val="clear" w:color="auto" w:fill="FFFFFF"/>
              <w:spacing w:line="220" w:lineRule="atLeast"/>
              <w:rPr>
                <w:b/>
                <w:bCs/>
                <w:caps/>
                <w:kern w:val="0"/>
                <w:sz w:val="18"/>
                <w:szCs w:val="18"/>
              </w:rPr>
            </w:pPr>
            <w:r>
              <w:rPr>
                <w:bCs/>
                <w:kern w:val="0"/>
                <w:sz w:val="18"/>
                <w:szCs w:val="18"/>
              </w:rPr>
              <w:t>IoT</w:t>
            </w:r>
            <w:r>
              <w:rPr>
                <w:bCs/>
                <w:kern w:val="0"/>
                <w:sz w:val="18"/>
                <w:szCs w:val="18"/>
              </w:rPr>
              <w:t>设备数量</w:t>
            </w:r>
            <w:r>
              <w:rPr>
                <w:kern w:val="0"/>
                <w:position w:val="-4"/>
                <w:sz w:val="18"/>
                <w:szCs w:val="18"/>
              </w:rPr>
              <w:object w:dxaOrig="198" w:dyaOrig="259" w14:anchorId="22666E47">
                <v:shape id="Object 329" o:spid="_x0000_i1084" type="#_x0000_t75" style="width:8.25pt;height:11.25pt;mso-wrap-style:square;mso-position-horizontal-relative:page;mso-position-vertical-relative:page" o:ole="">
                  <v:imagedata r:id="rId126" o:title=""/>
                </v:shape>
                <o:OLEObject Type="Embed" ProgID="Equation.3" ShapeID="Object 329" DrawAspect="Content" ObjectID="_1853311608" r:id="rId127"/>
              </w:object>
            </w:r>
          </w:p>
        </w:tc>
        <w:tc>
          <w:tcPr>
            <w:tcW w:w="1250" w:type="pct"/>
            <w:tcBorders>
              <w:top w:val="single" w:sz="4" w:space="0" w:color="auto"/>
            </w:tcBorders>
            <w:vAlign w:val="center"/>
          </w:tcPr>
          <w:p w14:paraId="67F5F34E" w14:textId="77777777" w:rsidR="00000000" w:rsidRDefault="00000000">
            <w:pPr>
              <w:shd w:val="clear" w:color="auto" w:fill="FFFFFF"/>
              <w:spacing w:line="220" w:lineRule="atLeast"/>
              <w:jc w:val="center"/>
              <w:rPr>
                <w:kern w:val="0"/>
                <w:sz w:val="18"/>
                <w:szCs w:val="18"/>
              </w:rPr>
            </w:pPr>
            <w:r>
              <w:rPr>
                <w:kern w:val="0"/>
                <w:sz w:val="18"/>
                <w:szCs w:val="18"/>
              </w:rPr>
              <w:t>10</w:t>
            </w:r>
          </w:p>
        </w:tc>
      </w:tr>
      <w:tr w:rsidR="00000000" w14:paraId="412F0197" w14:textId="77777777">
        <w:trPr>
          <w:jc w:val="center"/>
        </w:trPr>
        <w:tc>
          <w:tcPr>
            <w:tcW w:w="3850" w:type="pct"/>
            <w:vAlign w:val="center"/>
          </w:tcPr>
          <w:p w14:paraId="196F77D9" w14:textId="77777777" w:rsidR="00000000" w:rsidRDefault="00000000">
            <w:pPr>
              <w:shd w:val="clear" w:color="auto" w:fill="FFFFFF"/>
              <w:spacing w:line="220" w:lineRule="atLeast"/>
              <w:rPr>
                <w:b/>
                <w:bCs/>
                <w:caps/>
                <w:kern w:val="0"/>
                <w:sz w:val="18"/>
                <w:szCs w:val="18"/>
              </w:rPr>
            </w:pPr>
            <w:r>
              <w:rPr>
                <w:rFonts w:hint="eastAsia"/>
                <w:bCs/>
                <w:kern w:val="0"/>
                <w:sz w:val="18"/>
                <w:szCs w:val="18"/>
              </w:rPr>
              <w:t>基站</w:t>
            </w:r>
            <w:r>
              <w:rPr>
                <w:bCs/>
                <w:kern w:val="0"/>
                <w:sz w:val="18"/>
                <w:szCs w:val="18"/>
              </w:rPr>
              <w:t>s</w:t>
            </w:r>
            <w:r>
              <w:rPr>
                <w:bCs/>
                <w:kern w:val="0"/>
                <w:sz w:val="18"/>
                <w:szCs w:val="18"/>
              </w:rPr>
              <w:t>数量</w:t>
            </w:r>
            <w:r>
              <w:rPr>
                <w:kern w:val="0"/>
                <w:position w:val="-6"/>
                <w:sz w:val="18"/>
                <w:szCs w:val="18"/>
              </w:rPr>
              <w:object w:dxaOrig="219" w:dyaOrig="279" w14:anchorId="4EA159AB">
                <v:shape id="Object 330" o:spid="_x0000_i1085" type="#_x0000_t75" style="width:9pt;height:11.25pt;mso-wrap-style:square;mso-position-horizontal-relative:page;mso-position-vertical-relative:page" o:ole="">
                  <v:imagedata r:id="rId128" o:title=""/>
                </v:shape>
                <o:OLEObject Type="Embed" ProgID="Equation.3" ShapeID="Object 330" DrawAspect="Content" ObjectID="_1853311609" r:id="rId129"/>
              </w:object>
            </w:r>
          </w:p>
        </w:tc>
        <w:tc>
          <w:tcPr>
            <w:tcW w:w="1250" w:type="pct"/>
            <w:vAlign w:val="center"/>
          </w:tcPr>
          <w:p w14:paraId="64558DD5" w14:textId="77777777" w:rsidR="00000000" w:rsidRDefault="00000000">
            <w:pPr>
              <w:shd w:val="clear" w:color="auto" w:fill="FFFFFF"/>
              <w:spacing w:line="220" w:lineRule="atLeast"/>
              <w:jc w:val="center"/>
              <w:rPr>
                <w:kern w:val="0"/>
                <w:sz w:val="18"/>
                <w:szCs w:val="18"/>
              </w:rPr>
            </w:pPr>
            <w:r>
              <w:rPr>
                <w:kern w:val="0"/>
                <w:sz w:val="18"/>
                <w:szCs w:val="18"/>
              </w:rPr>
              <w:t>3</w:t>
            </w:r>
          </w:p>
        </w:tc>
      </w:tr>
      <w:tr w:rsidR="00000000" w14:paraId="0F460BD2" w14:textId="77777777">
        <w:trPr>
          <w:jc w:val="center"/>
        </w:trPr>
        <w:tc>
          <w:tcPr>
            <w:tcW w:w="3850" w:type="pct"/>
            <w:vAlign w:val="center"/>
          </w:tcPr>
          <w:p w14:paraId="435CD632" w14:textId="77777777" w:rsidR="00000000" w:rsidRDefault="00000000">
            <w:pPr>
              <w:shd w:val="clear" w:color="auto" w:fill="FFFFFF"/>
              <w:spacing w:line="220" w:lineRule="atLeast"/>
              <w:rPr>
                <w:b/>
                <w:bCs/>
                <w:caps/>
                <w:kern w:val="0"/>
                <w:sz w:val="18"/>
                <w:szCs w:val="18"/>
              </w:rPr>
            </w:pPr>
            <w:r>
              <w:rPr>
                <w:bCs/>
                <w:kern w:val="0"/>
                <w:sz w:val="18"/>
                <w:szCs w:val="18"/>
              </w:rPr>
              <w:t>每回合</w:t>
            </w:r>
            <w:r>
              <w:rPr>
                <w:rFonts w:hint="eastAsia"/>
                <w:bCs/>
                <w:kern w:val="0"/>
                <w:sz w:val="18"/>
                <w:szCs w:val="18"/>
              </w:rPr>
              <w:t>时隙</w:t>
            </w:r>
            <w:r>
              <w:rPr>
                <w:bCs/>
                <w:kern w:val="0"/>
                <w:sz w:val="18"/>
                <w:szCs w:val="18"/>
              </w:rPr>
              <w:t>数</w:t>
            </w:r>
            <w:r>
              <w:rPr>
                <w:kern w:val="0"/>
                <w:position w:val="-4"/>
                <w:sz w:val="18"/>
                <w:szCs w:val="18"/>
                <w:lang w:bidi="ar"/>
              </w:rPr>
              <w:object w:dxaOrig="219" w:dyaOrig="259" w14:anchorId="1EF9DC56">
                <v:shape id="Object 331" o:spid="_x0000_i1086" type="#_x0000_t75" style="width:9pt;height:11.25pt;mso-wrap-style:square;mso-position-horizontal-relative:page;mso-position-vertical-relative:page" o:ole="">
                  <v:imagedata r:id="rId130" o:title=""/>
                </v:shape>
                <o:OLEObject Type="Embed" ProgID="Equation.3" ShapeID="Object 331" DrawAspect="Content" ObjectID="_1853311610" r:id="rId131"/>
              </w:object>
            </w:r>
          </w:p>
        </w:tc>
        <w:tc>
          <w:tcPr>
            <w:tcW w:w="1250" w:type="pct"/>
            <w:vAlign w:val="center"/>
          </w:tcPr>
          <w:p w14:paraId="5B921BEC" w14:textId="77777777" w:rsidR="00000000" w:rsidRDefault="00000000">
            <w:pPr>
              <w:shd w:val="clear" w:color="auto" w:fill="FFFFFF"/>
              <w:spacing w:line="220" w:lineRule="atLeast"/>
              <w:jc w:val="center"/>
              <w:rPr>
                <w:kern w:val="0"/>
                <w:sz w:val="18"/>
                <w:szCs w:val="18"/>
                <w:lang w:bidi="ar"/>
              </w:rPr>
            </w:pPr>
            <w:r>
              <w:rPr>
                <w:kern w:val="0"/>
                <w:sz w:val="18"/>
                <w:szCs w:val="18"/>
                <w:lang w:bidi="ar"/>
              </w:rPr>
              <w:t>100</w:t>
            </w:r>
          </w:p>
        </w:tc>
      </w:tr>
      <w:tr w:rsidR="00000000" w14:paraId="0DB522AB" w14:textId="77777777">
        <w:trPr>
          <w:jc w:val="center"/>
        </w:trPr>
        <w:tc>
          <w:tcPr>
            <w:tcW w:w="3850" w:type="pct"/>
            <w:vAlign w:val="center"/>
          </w:tcPr>
          <w:p w14:paraId="0D403E06" w14:textId="77777777" w:rsidR="00000000" w:rsidRDefault="00000000">
            <w:pPr>
              <w:shd w:val="clear" w:color="auto" w:fill="FFFFFF"/>
              <w:spacing w:line="220" w:lineRule="atLeast"/>
              <w:rPr>
                <w:bCs/>
                <w:kern w:val="0"/>
                <w:sz w:val="18"/>
                <w:szCs w:val="18"/>
              </w:rPr>
            </w:pPr>
            <w:r>
              <w:rPr>
                <w:bCs/>
                <w:kern w:val="0"/>
                <w:sz w:val="18"/>
                <w:szCs w:val="18"/>
              </w:rPr>
              <w:t>最大输入数据量</w:t>
            </w:r>
            <w:r>
              <w:rPr>
                <w:kern w:val="0"/>
                <w:position w:val="-12"/>
                <w:sz w:val="18"/>
                <w:szCs w:val="18"/>
                <w:lang w:bidi="ar"/>
              </w:rPr>
              <w:object w:dxaOrig="499" w:dyaOrig="359" w14:anchorId="72869DEA">
                <v:shape id="Object 332" o:spid="_x0000_i1087" type="#_x0000_t75" style="width:19.5pt;height:13.5pt;mso-wrap-style:square;mso-position-horizontal-relative:page;mso-position-vertical-relative:page" o:ole="">
                  <v:imagedata r:id="rId132" o:title=""/>
                </v:shape>
                <o:OLEObject Type="Embed" ProgID="Equation.DSMT4" ShapeID="Object 332" DrawAspect="Content" ObjectID="_1853311611" r:id="rId133"/>
              </w:object>
            </w:r>
            <w:r>
              <w:rPr>
                <w:bCs/>
                <w:kern w:val="0"/>
                <w:sz w:val="18"/>
                <w:szCs w:val="18"/>
              </w:rPr>
              <w:t>/Mbit</w:t>
            </w:r>
          </w:p>
        </w:tc>
        <w:tc>
          <w:tcPr>
            <w:tcW w:w="1250" w:type="pct"/>
            <w:vAlign w:val="center"/>
          </w:tcPr>
          <w:p w14:paraId="749831A3" w14:textId="77777777" w:rsidR="00000000" w:rsidRDefault="00000000">
            <w:pPr>
              <w:shd w:val="clear" w:color="auto" w:fill="FFFFFF"/>
              <w:spacing w:line="220" w:lineRule="atLeast"/>
              <w:jc w:val="center"/>
              <w:rPr>
                <w:kern w:val="0"/>
                <w:sz w:val="18"/>
                <w:szCs w:val="18"/>
                <w:lang w:bidi="ar"/>
              </w:rPr>
            </w:pPr>
            <w:r>
              <w:rPr>
                <w:kern w:val="0"/>
                <w:sz w:val="18"/>
                <w:szCs w:val="18"/>
                <w:lang w:bidi="ar"/>
              </w:rPr>
              <w:t>2</w:t>
            </w:r>
          </w:p>
        </w:tc>
      </w:tr>
      <w:tr w:rsidR="00000000" w14:paraId="21997B59" w14:textId="77777777">
        <w:trPr>
          <w:jc w:val="center"/>
        </w:trPr>
        <w:tc>
          <w:tcPr>
            <w:tcW w:w="3850" w:type="pct"/>
            <w:vAlign w:val="center"/>
          </w:tcPr>
          <w:p w14:paraId="78FFB5B0" w14:textId="77777777" w:rsidR="00000000" w:rsidRDefault="00000000">
            <w:pPr>
              <w:shd w:val="clear" w:color="auto" w:fill="FFFFFF"/>
              <w:spacing w:line="220" w:lineRule="atLeast"/>
              <w:rPr>
                <w:bCs/>
                <w:kern w:val="0"/>
                <w:sz w:val="18"/>
                <w:szCs w:val="18"/>
              </w:rPr>
            </w:pPr>
            <w:r>
              <w:rPr>
                <w:bCs/>
                <w:kern w:val="0"/>
                <w:sz w:val="18"/>
                <w:szCs w:val="18"/>
              </w:rPr>
              <w:t>最小输入数据量</w:t>
            </w:r>
            <w:r>
              <w:rPr>
                <w:kern w:val="0"/>
                <w:position w:val="-12"/>
                <w:sz w:val="18"/>
                <w:szCs w:val="18"/>
                <w:lang w:bidi="ar"/>
              </w:rPr>
              <w:object w:dxaOrig="479" w:dyaOrig="359" w14:anchorId="31650F92">
                <v:shape id="Object 333" o:spid="_x0000_i1088" type="#_x0000_t75" style="width:19.5pt;height:15pt;mso-wrap-style:square;mso-position-horizontal-relative:page;mso-position-vertical-relative:page" o:ole="">
                  <v:imagedata r:id="rId134" o:title=""/>
                </v:shape>
                <o:OLEObject Type="Embed" ProgID="Equation.DSMT4" ShapeID="Object 333" DrawAspect="Content" ObjectID="_1853311612" r:id="rId135"/>
              </w:object>
            </w:r>
            <w:r>
              <w:rPr>
                <w:bCs/>
                <w:kern w:val="0"/>
                <w:sz w:val="18"/>
                <w:szCs w:val="18"/>
              </w:rPr>
              <w:t>/Mbit</w:t>
            </w:r>
          </w:p>
        </w:tc>
        <w:tc>
          <w:tcPr>
            <w:tcW w:w="1250" w:type="pct"/>
            <w:vAlign w:val="center"/>
          </w:tcPr>
          <w:p w14:paraId="04EA0A4A" w14:textId="77777777" w:rsidR="00000000" w:rsidRDefault="00000000">
            <w:pPr>
              <w:shd w:val="clear" w:color="auto" w:fill="FFFFFF"/>
              <w:spacing w:line="220" w:lineRule="atLeast"/>
              <w:jc w:val="center"/>
              <w:rPr>
                <w:kern w:val="0"/>
                <w:sz w:val="18"/>
                <w:szCs w:val="18"/>
                <w:lang w:bidi="ar"/>
              </w:rPr>
            </w:pPr>
            <w:r>
              <w:rPr>
                <w:kern w:val="0"/>
                <w:sz w:val="18"/>
                <w:szCs w:val="18"/>
                <w:lang w:bidi="ar"/>
              </w:rPr>
              <w:t>5</w:t>
            </w:r>
          </w:p>
        </w:tc>
      </w:tr>
      <w:tr w:rsidR="00000000" w14:paraId="0E46E1F4" w14:textId="77777777">
        <w:trPr>
          <w:jc w:val="center"/>
        </w:trPr>
        <w:tc>
          <w:tcPr>
            <w:tcW w:w="3850" w:type="pct"/>
            <w:vAlign w:val="center"/>
          </w:tcPr>
          <w:p w14:paraId="181DBD3B" w14:textId="77777777" w:rsidR="00000000" w:rsidRDefault="00000000">
            <w:pPr>
              <w:shd w:val="clear" w:color="auto" w:fill="FFFFFF"/>
              <w:spacing w:line="220" w:lineRule="atLeast"/>
              <w:rPr>
                <w:rFonts w:hint="eastAsia"/>
                <w:kern w:val="0"/>
                <w:sz w:val="18"/>
                <w:szCs w:val="18"/>
                <w:lang w:bidi="ar"/>
              </w:rPr>
            </w:pPr>
            <w:r>
              <w:rPr>
                <w:bCs/>
                <w:kern w:val="0"/>
                <w:sz w:val="18"/>
                <w:szCs w:val="18"/>
              </w:rPr>
              <w:t>最大计算复杂度</w:t>
            </w:r>
            <w:r>
              <w:rPr>
                <w:kern w:val="0"/>
                <w:position w:val="-6"/>
                <w:sz w:val="18"/>
                <w:szCs w:val="18"/>
                <w:lang w:bidi="ar"/>
              </w:rPr>
              <w:object w:dxaOrig="519" w:dyaOrig="279" w14:anchorId="0D132DBB">
                <v:shape id="Object 334" o:spid="_x0000_i1089" type="#_x0000_t75" style="width:21pt;height:12pt;mso-wrap-style:square;mso-position-horizontal-relative:page;mso-position-vertical-relative:page" o:ole="">
                  <v:imagedata r:id="rId136" o:title=""/>
                </v:shape>
                <o:OLEObject Type="Embed" ProgID="Equation.DSMT4" ShapeID="Object 334" DrawAspect="Content" ObjectID="_1853311613" r:id="rId137"/>
              </w:object>
            </w:r>
            <w:r>
              <w:rPr>
                <w:bCs/>
                <w:kern w:val="0"/>
                <w:sz w:val="18"/>
                <w:szCs w:val="18"/>
              </w:rPr>
              <w:t>/</w:t>
            </w:r>
            <w:r>
              <w:rPr>
                <w:rFonts w:hint="eastAsia"/>
                <w:bCs/>
                <w:kern w:val="0"/>
                <w:sz w:val="18"/>
                <w:szCs w:val="18"/>
              </w:rPr>
              <w:t>（</w:t>
            </w:r>
            <w:r>
              <w:rPr>
                <w:bCs/>
                <w:kern w:val="0"/>
                <w:sz w:val="18"/>
                <w:szCs w:val="18"/>
              </w:rPr>
              <w:t>CPU cycles</w:t>
            </w:r>
            <w:r>
              <w:rPr>
                <w:rFonts w:ascii="宋体" w:hAnsi="宋体" w:hint="eastAsia"/>
                <w:bCs/>
                <w:kern w:val="0"/>
                <w:sz w:val="18"/>
                <w:szCs w:val="18"/>
              </w:rPr>
              <w:t>•</w:t>
            </w:r>
            <w:r>
              <w:rPr>
                <w:rFonts w:hint="eastAsia"/>
                <w:bCs/>
                <w:kern w:val="0"/>
                <w:sz w:val="18"/>
                <w:szCs w:val="18"/>
              </w:rPr>
              <w:t>b</w:t>
            </w:r>
            <w:r>
              <w:rPr>
                <w:bCs/>
                <w:kern w:val="0"/>
                <w:sz w:val="18"/>
                <w:szCs w:val="18"/>
              </w:rPr>
              <w:t>it</w:t>
            </w:r>
            <w:r>
              <w:rPr>
                <w:bCs/>
                <w:kern w:val="0"/>
                <w:sz w:val="18"/>
                <w:szCs w:val="18"/>
                <w:vertAlign w:val="superscript"/>
              </w:rPr>
              <w:t>-1</w:t>
            </w:r>
            <w:r>
              <w:rPr>
                <w:rFonts w:hint="eastAsia"/>
                <w:bCs/>
                <w:kern w:val="0"/>
                <w:sz w:val="18"/>
                <w:szCs w:val="18"/>
              </w:rPr>
              <w:t>）</w:t>
            </w:r>
          </w:p>
        </w:tc>
        <w:tc>
          <w:tcPr>
            <w:tcW w:w="1250" w:type="pct"/>
            <w:vAlign w:val="center"/>
          </w:tcPr>
          <w:p w14:paraId="47F1473E" w14:textId="77777777" w:rsidR="00000000" w:rsidRDefault="00000000">
            <w:pPr>
              <w:shd w:val="clear" w:color="auto" w:fill="FFFFFF"/>
              <w:spacing w:line="220" w:lineRule="atLeast"/>
              <w:jc w:val="center"/>
              <w:rPr>
                <w:kern w:val="0"/>
                <w:sz w:val="18"/>
                <w:szCs w:val="18"/>
                <w:lang w:bidi="ar"/>
              </w:rPr>
            </w:pPr>
            <w:r>
              <w:rPr>
                <w:kern w:val="0"/>
                <w:sz w:val="18"/>
                <w:szCs w:val="18"/>
                <w:lang w:bidi="ar"/>
              </w:rPr>
              <w:t>100</w:t>
            </w:r>
          </w:p>
        </w:tc>
      </w:tr>
      <w:tr w:rsidR="00000000" w14:paraId="5FDB7C1F" w14:textId="77777777">
        <w:trPr>
          <w:jc w:val="center"/>
        </w:trPr>
        <w:tc>
          <w:tcPr>
            <w:tcW w:w="3850" w:type="pct"/>
            <w:vAlign w:val="center"/>
          </w:tcPr>
          <w:p w14:paraId="50570B9B" w14:textId="77777777" w:rsidR="00000000" w:rsidRDefault="00000000">
            <w:pPr>
              <w:shd w:val="clear" w:color="auto" w:fill="FFFFFF"/>
              <w:spacing w:line="220" w:lineRule="atLeast"/>
              <w:rPr>
                <w:rFonts w:hint="eastAsia"/>
                <w:bCs/>
                <w:kern w:val="0"/>
                <w:sz w:val="18"/>
                <w:szCs w:val="18"/>
              </w:rPr>
            </w:pPr>
            <w:r>
              <w:rPr>
                <w:rFonts w:hint="eastAsia"/>
                <w:bCs/>
                <w:kern w:val="0"/>
                <w:sz w:val="18"/>
                <w:szCs w:val="18"/>
              </w:rPr>
              <w:t>最</w:t>
            </w:r>
            <w:r>
              <w:rPr>
                <w:bCs/>
                <w:kern w:val="0"/>
                <w:sz w:val="18"/>
                <w:szCs w:val="18"/>
              </w:rPr>
              <w:t>小计算复杂度</w:t>
            </w:r>
            <w:r>
              <w:rPr>
                <w:kern w:val="0"/>
                <w:position w:val="-6"/>
                <w:sz w:val="18"/>
                <w:szCs w:val="18"/>
                <w:lang w:bidi="ar"/>
              </w:rPr>
              <w:object w:dxaOrig="498" w:dyaOrig="278" w14:anchorId="33CE22AB">
                <v:shape id="Object 335" o:spid="_x0000_i1090" type="#_x0000_t75" style="width:20.25pt;height:12pt;mso-wrap-style:square;mso-position-horizontal-relative:page;mso-position-vertical-relative:page" o:ole="">
                  <v:imagedata r:id="rId138" o:title=""/>
                </v:shape>
                <o:OLEObject Type="Embed" ProgID="Equation.DSMT4" ShapeID="Object 335" DrawAspect="Content" ObjectID="_1853311614" r:id="rId139"/>
              </w:object>
            </w:r>
            <w:r>
              <w:rPr>
                <w:bCs/>
                <w:kern w:val="0"/>
                <w:sz w:val="18"/>
                <w:szCs w:val="18"/>
              </w:rPr>
              <w:t>/</w:t>
            </w:r>
            <w:r>
              <w:rPr>
                <w:rFonts w:hint="eastAsia"/>
                <w:bCs/>
                <w:kern w:val="0"/>
                <w:sz w:val="18"/>
                <w:szCs w:val="18"/>
              </w:rPr>
              <w:t>（</w:t>
            </w:r>
            <w:r>
              <w:rPr>
                <w:bCs/>
                <w:kern w:val="0"/>
                <w:sz w:val="18"/>
                <w:szCs w:val="18"/>
              </w:rPr>
              <w:t>CPU cycles</w:t>
            </w:r>
            <w:r>
              <w:rPr>
                <w:rFonts w:ascii="宋体" w:hAnsi="宋体" w:hint="eastAsia"/>
                <w:bCs/>
                <w:kern w:val="0"/>
                <w:sz w:val="18"/>
                <w:szCs w:val="18"/>
              </w:rPr>
              <w:t>•</w:t>
            </w:r>
            <w:r>
              <w:rPr>
                <w:rFonts w:hint="eastAsia"/>
                <w:bCs/>
                <w:kern w:val="0"/>
                <w:sz w:val="18"/>
                <w:szCs w:val="18"/>
              </w:rPr>
              <w:t>b</w:t>
            </w:r>
            <w:r>
              <w:rPr>
                <w:bCs/>
                <w:kern w:val="0"/>
                <w:sz w:val="18"/>
                <w:szCs w:val="18"/>
              </w:rPr>
              <w:t>it</w:t>
            </w:r>
            <w:r>
              <w:rPr>
                <w:bCs/>
                <w:kern w:val="0"/>
                <w:sz w:val="18"/>
                <w:szCs w:val="18"/>
                <w:vertAlign w:val="superscript"/>
              </w:rPr>
              <w:t>-1</w:t>
            </w:r>
            <w:r>
              <w:rPr>
                <w:rFonts w:hint="eastAsia"/>
                <w:bCs/>
                <w:kern w:val="0"/>
                <w:sz w:val="18"/>
                <w:szCs w:val="18"/>
              </w:rPr>
              <w:t>）</w:t>
            </w:r>
          </w:p>
        </w:tc>
        <w:tc>
          <w:tcPr>
            <w:tcW w:w="1250" w:type="pct"/>
            <w:vAlign w:val="center"/>
          </w:tcPr>
          <w:p w14:paraId="36651B77" w14:textId="77777777" w:rsidR="00000000" w:rsidRDefault="00000000">
            <w:pPr>
              <w:shd w:val="clear" w:color="auto" w:fill="FFFFFF"/>
              <w:spacing w:line="220" w:lineRule="atLeast"/>
              <w:jc w:val="center"/>
              <w:rPr>
                <w:kern w:val="0"/>
                <w:sz w:val="18"/>
                <w:szCs w:val="18"/>
                <w:lang w:bidi="ar"/>
              </w:rPr>
            </w:pPr>
            <w:r>
              <w:rPr>
                <w:kern w:val="0"/>
                <w:sz w:val="18"/>
                <w:szCs w:val="18"/>
                <w:lang w:bidi="ar"/>
              </w:rPr>
              <w:t>1 000</w:t>
            </w:r>
          </w:p>
        </w:tc>
      </w:tr>
      <w:tr w:rsidR="00000000" w14:paraId="1B0A9CAF" w14:textId="77777777">
        <w:trPr>
          <w:jc w:val="center"/>
        </w:trPr>
        <w:tc>
          <w:tcPr>
            <w:tcW w:w="3850" w:type="pct"/>
            <w:vAlign w:val="center"/>
          </w:tcPr>
          <w:p w14:paraId="02358D94" w14:textId="77777777" w:rsidR="00000000" w:rsidRDefault="00000000">
            <w:pPr>
              <w:shd w:val="clear" w:color="auto" w:fill="FFFFFF"/>
              <w:spacing w:line="220" w:lineRule="atLeast"/>
              <w:rPr>
                <w:rFonts w:hint="eastAsia"/>
                <w:bCs/>
                <w:kern w:val="0"/>
                <w:sz w:val="18"/>
                <w:szCs w:val="18"/>
              </w:rPr>
            </w:pPr>
            <w:r>
              <w:rPr>
                <w:bCs/>
                <w:kern w:val="0"/>
                <w:sz w:val="18"/>
                <w:szCs w:val="18"/>
              </w:rPr>
              <w:t>最大传输速率</w:t>
            </w:r>
            <w:r>
              <w:rPr>
                <w:kern w:val="0"/>
                <w:position w:val="-6"/>
                <w:sz w:val="18"/>
                <w:szCs w:val="18"/>
                <w:lang w:bidi="ar"/>
              </w:rPr>
              <w:object w:dxaOrig="519" w:dyaOrig="279" w14:anchorId="0614DBC2">
                <v:shape id="Object 336" o:spid="_x0000_i1091" type="#_x0000_t75" style="width:22.5pt;height:12pt;mso-wrap-style:square;mso-position-horizontal-relative:page;mso-position-vertical-relative:page" o:ole="">
                  <v:imagedata r:id="rId140" o:title=""/>
                </v:shape>
                <o:OLEObject Type="Embed" ProgID="Equation.DSMT4" ShapeID="Object 336" DrawAspect="Content" ObjectID="_1853311615" r:id="rId141"/>
              </w:object>
            </w:r>
            <w:r>
              <w:rPr>
                <w:bCs/>
                <w:kern w:val="0"/>
                <w:sz w:val="18"/>
                <w:szCs w:val="18"/>
              </w:rPr>
              <w:t>/</w:t>
            </w:r>
            <w:r>
              <w:rPr>
                <w:rFonts w:hint="eastAsia"/>
                <w:bCs/>
                <w:kern w:val="0"/>
                <w:sz w:val="18"/>
                <w:szCs w:val="18"/>
              </w:rPr>
              <w:t>（</w:t>
            </w:r>
            <w:r>
              <w:rPr>
                <w:bCs/>
                <w:kern w:val="0"/>
                <w:sz w:val="18"/>
                <w:szCs w:val="18"/>
              </w:rPr>
              <w:t>Gbit</w:t>
            </w:r>
            <w:r>
              <w:rPr>
                <w:rFonts w:ascii="Cambria Math" w:hAnsi="Cambria Math" w:cs="Cambria Math"/>
                <w:bCs/>
                <w:kern w:val="0"/>
                <w:sz w:val="18"/>
                <w:szCs w:val="18"/>
              </w:rPr>
              <w:t>·</w:t>
            </w:r>
            <w:r>
              <w:rPr>
                <w:rFonts w:ascii="Cambria Math" w:hAnsi="Cambria Math" w:cs="Cambria Math" w:hint="eastAsia"/>
                <w:bCs/>
                <w:kern w:val="0"/>
                <w:sz w:val="18"/>
                <w:szCs w:val="18"/>
              </w:rPr>
              <w:t>s</w:t>
            </w:r>
            <w:r>
              <w:rPr>
                <w:rFonts w:hint="eastAsia"/>
                <w:bCs/>
                <w:kern w:val="0"/>
                <w:sz w:val="18"/>
                <w:szCs w:val="18"/>
                <w:vertAlign w:val="superscript"/>
              </w:rPr>
              <w:t>-1</w:t>
            </w:r>
            <w:r>
              <w:rPr>
                <w:rFonts w:hint="eastAsia"/>
                <w:bCs/>
                <w:kern w:val="0"/>
                <w:sz w:val="18"/>
                <w:szCs w:val="18"/>
              </w:rPr>
              <w:t>）</w:t>
            </w:r>
          </w:p>
        </w:tc>
        <w:tc>
          <w:tcPr>
            <w:tcW w:w="1250" w:type="pct"/>
            <w:vAlign w:val="center"/>
          </w:tcPr>
          <w:p w14:paraId="5B8511D9" w14:textId="77777777" w:rsidR="00000000" w:rsidRDefault="00000000">
            <w:pPr>
              <w:shd w:val="clear" w:color="auto" w:fill="FFFFFF"/>
              <w:spacing w:line="220" w:lineRule="atLeast"/>
              <w:jc w:val="center"/>
              <w:rPr>
                <w:kern w:val="0"/>
                <w:sz w:val="18"/>
                <w:szCs w:val="18"/>
                <w:lang w:bidi="ar"/>
              </w:rPr>
            </w:pPr>
            <w:r>
              <w:rPr>
                <w:kern w:val="0"/>
                <w:sz w:val="18"/>
                <w:szCs w:val="18"/>
                <w:lang w:bidi="ar"/>
              </w:rPr>
              <w:t>1</w:t>
            </w:r>
          </w:p>
        </w:tc>
      </w:tr>
      <w:tr w:rsidR="00000000" w14:paraId="7460706B" w14:textId="77777777">
        <w:trPr>
          <w:jc w:val="center"/>
        </w:trPr>
        <w:tc>
          <w:tcPr>
            <w:tcW w:w="3850" w:type="pct"/>
            <w:vAlign w:val="center"/>
          </w:tcPr>
          <w:p w14:paraId="0129B0CE" w14:textId="77777777" w:rsidR="00000000" w:rsidRDefault="00000000">
            <w:pPr>
              <w:shd w:val="clear" w:color="auto" w:fill="FFFFFF"/>
              <w:spacing w:line="220" w:lineRule="atLeast"/>
              <w:rPr>
                <w:rFonts w:hint="eastAsia"/>
                <w:bCs/>
                <w:kern w:val="0"/>
                <w:sz w:val="18"/>
                <w:szCs w:val="18"/>
              </w:rPr>
            </w:pPr>
            <w:r>
              <w:rPr>
                <w:bCs/>
                <w:kern w:val="0"/>
                <w:sz w:val="18"/>
                <w:szCs w:val="18"/>
              </w:rPr>
              <w:t>最小传输速率</w:t>
            </w:r>
            <w:r>
              <w:rPr>
                <w:kern w:val="0"/>
                <w:position w:val="-4"/>
                <w:sz w:val="18"/>
                <w:szCs w:val="18"/>
                <w:lang w:bidi="ar"/>
              </w:rPr>
              <w:object w:dxaOrig="498" w:dyaOrig="259" w14:anchorId="693F4896">
                <v:shape id="Object 337" o:spid="_x0000_i1092" type="#_x0000_t75" style="width:21.75pt;height:11.25pt;mso-wrap-style:square;mso-position-horizontal-relative:page;mso-position-vertical-relative:page" o:ole="">
                  <v:imagedata r:id="rId142" o:title=""/>
                </v:shape>
                <o:OLEObject Type="Embed" ProgID="Equation.DSMT4" ShapeID="Object 337" DrawAspect="Content" ObjectID="_1853311616" r:id="rId143"/>
              </w:object>
            </w:r>
            <w:r>
              <w:rPr>
                <w:bCs/>
                <w:kern w:val="0"/>
                <w:sz w:val="18"/>
                <w:szCs w:val="18"/>
              </w:rPr>
              <w:t>/</w:t>
            </w:r>
            <w:r>
              <w:rPr>
                <w:rFonts w:hint="eastAsia"/>
                <w:bCs/>
                <w:kern w:val="0"/>
                <w:sz w:val="18"/>
                <w:szCs w:val="18"/>
              </w:rPr>
              <w:t>（</w:t>
            </w:r>
            <w:r>
              <w:rPr>
                <w:bCs/>
                <w:kern w:val="0"/>
                <w:sz w:val="18"/>
                <w:szCs w:val="18"/>
              </w:rPr>
              <w:t>Gbit</w:t>
            </w:r>
            <w:r>
              <w:rPr>
                <w:rFonts w:ascii="Cambria Math" w:hAnsi="Cambria Math" w:cs="Cambria Math"/>
                <w:bCs/>
                <w:kern w:val="0"/>
                <w:sz w:val="18"/>
                <w:szCs w:val="18"/>
              </w:rPr>
              <w:t>·</w:t>
            </w:r>
            <w:r>
              <w:rPr>
                <w:rFonts w:ascii="Cambria Math" w:hAnsi="Cambria Math" w:cs="Cambria Math" w:hint="eastAsia"/>
                <w:bCs/>
                <w:kern w:val="0"/>
                <w:sz w:val="18"/>
                <w:szCs w:val="18"/>
              </w:rPr>
              <w:t>s</w:t>
            </w:r>
            <w:r>
              <w:rPr>
                <w:rFonts w:hint="eastAsia"/>
                <w:bCs/>
                <w:kern w:val="0"/>
                <w:sz w:val="18"/>
                <w:szCs w:val="18"/>
                <w:vertAlign w:val="superscript"/>
              </w:rPr>
              <w:t>-1</w:t>
            </w:r>
            <w:r>
              <w:rPr>
                <w:kern w:val="0"/>
                <w:sz w:val="18"/>
                <w:szCs w:val="18"/>
                <w:lang w:bidi="ar"/>
              </w:rPr>
              <w:t xml:space="preserve"> </w:t>
            </w:r>
            <w:r>
              <w:rPr>
                <w:rFonts w:hint="eastAsia"/>
                <w:kern w:val="0"/>
                <w:sz w:val="18"/>
                <w:szCs w:val="18"/>
                <w:lang w:bidi="ar"/>
              </w:rPr>
              <w:t>）</w:t>
            </w:r>
          </w:p>
        </w:tc>
        <w:tc>
          <w:tcPr>
            <w:tcW w:w="1250" w:type="pct"/>
            <w:vAlign w:val="center"/>
          </w:tcPr>
          <w:p w14:paraId="37709066" w14:textId="77777777" w:rsidR="00000000" w:rsidRDefault="00000000">
            <w:pPr>
              <w:shd w:val="clear" w:color="auto" w:fill="FFFFFF"/>
              <w:spacing w:line="220" w:lineRule="atLeast"/>
              <w:jc w:val="center"/>
              <w:rPr>
                <w:kern w:val="0"/>
                <w:sz w:val="18"/>
                <w:szCs w:val="18"/>
                <w:lang w:bidi="ar"/>
              </w:rPr>
            </w:pPr>
            <w:r>
              <w:rPr>
                <w:rFonts w:hint="eastAsia"/>
                <w:kern w:val="0"/>
                <w:sz w:val="18"/>
                <w:szCs w:val="18"/>
                <w:lang w:bidi="ar"/>
              </w:rPr>
              <w:t>2</w:t>
            </w:r>
          </w:p>
        </w:tc>
      </w:tr>
      <w:tr w:rsidR="00000000" w14:paraId="5FD61465" w14:textId="77777777">
        <w:trPr>
          <w:jc w:val="center"/>
        </w:trPr>
        <w:tc>
          <w:tcPr>
            <w:tcW w:w="3850" w:type="pct"/>
            <w:vAlign w:val="center"/>
          </w:tcPr>
          <w:p w14:paraId="32C5BC99" w14:textId="77777777" w:rsidR="00000000" w:rsidRDefault="00000000">
            <w:pPr>
              <w:shd w:val="clear" w:color="auto" w:fill="FFFFFF"/>
              <w:spacing w:line="220" w:lineRule="atLeast"/>
              <w:rPr>
                <w:b/>
                <w:bCs/>
                <w:caps/>
                <w:kern w:val="0"/>
                <w:sz w:val="18"/>
                <w:szCs w:val="18"/>
              </w:rPr>
            </w:pPr>
            <w:r>
              <w:rPr>
                <w:bCs/>
                <w:kern w:val="0"/>
                <w:sz w:val="18"/>
                <w:szCs w:val="18"/>
              </w:rPr>
              <w:t>任务处理</w:t>
            </w:r>
            <w:r>
              <w:rPr>
                <w:rFonts w:hint="eastAsia"/>
                <w:bCs/>
                <w:kern w:val="0"/>
                <w:sz w:val="18"/>
                <w:szCs w:val="18"/>
              </w:rPr>
              <w:t>的最大容忍时延</w:t>
            </w:r>
            <w:r>
              <w:rPr>
                <w:kern w:val="0"/>
                <w:position w:val="-12"/>
                <w:sz w:val="18"/>
                <w:szCs w:val="18"/>
                <w:lang w:bidi="ar"/>
              </w:rPr>
              <w:object w:dxaOrig="539" w:dyaOrig="379" w14:anchorId="3BD09BA7">
                <v:shape id="Object 338" o:spid="_x0000_i1093" type="#_x0000_t75" style="width:19.5pt;height:14.25pt;mso-wrap-style:square;mso-position-horizontal-relative:page;mso-position-vertical-relative:page" o:ole="">
                  <v:fill o:detectmouseclick="t"/>
                  <v:imagedata r:id="rId144" o:title=""/>
                </v:shape>
                <o:OLEObject Type="Embed" ProgID="Equation.DSMT4" ShapeID="Object 338" DrawAspect="Content" ObjectID="_1853311617" r:id="rId145"/>
              </w:object>
            </w:r>
            <w:r>
              <w:rPr>
                <w:kern w:val="0"/>
                <w:sz w:val="18"/>
                <w:szCs w:val="18"/>
                <w:lang w:bidi="ar"/>
              </w:rPr>
              <w:t>/s</w:t>
            </w:r>
          </w:p>
        </w:tc>
        <w:tc>
          <w:tcPr>
            <w:tcW w:w="1250" w:type="pct"/>
            <w:vAlign w:val="center"/>
          </w:tcPr>
          <w:p w14:paraId="66E0F9A5" w14:textId="77777777" w:rsidR="00000000" w:rsidRDefault="00000000">
            <w:pPr>
              <w:shd w:val="clear" w:color="auto" w:fill="FFFFFF"/>
              <w:spacing w:line="220" w:lineRule="atLeast"/>
              <w:jc w:val="center"/>
              <w:rPr>
                <w:kern w:val="0"/>
                <w:sz w:val="18"/>
                <w:szCs w:val="18"/>
                <w:lang w:bidi="ar"/>
              </w:rPr>
            </w:pPr>
            <w:r>
              <w:rPr>
                <w:kern w:val="0"/>
                <w:sz w:val="18"/>
                <w:szCs w:val="18"/>
                <w:lang w:bidi="ar"/>
              </w:rPr>
              <w:t>10</w:t>
            </w:r>
            <w:bookmarkStart w:id="33" w:name="OLE_LINK19"/>
            <w:r>
              <w:rPr>
                <w:bCs/>
                <w:kern w:val="0"/>
                <w:sz w:val="18"/>
                <w:szCs w:val="18"/>
                <w:vertAlign w:val="superscript"/>
              </w:rPr>
              <w:t>[2</w:t>
            </w:r>
            <w:r>
              <w:rPr>
                <w:rFonts w:hint="eastAsia"/>
                <w:bCs/>
                <w:kern w:val="0"/>
                <w:sz w:val="18"/>
                <w:szCs w:val="18"/>
                <w:vertAlign w:val="superscript"/>
              </w:rPr>
              <w:t>3</w:t>
            </w:r>
            <w:r>
              <w:rPr>
                <w:bCs/>
                <w:kern w:val="0"/>
                <w:sz w:val="18"/>
                <w:szCs w:val="18"/>
                <w:vertAlign w:val="superscript"/>
              </w:rPr>
              <w:t>]</w:t>
            </w:r>
            <w:bookmarkEnd w:id="33"/>
          </w:p>
        </w:tc>
      </w:tr>
      <w:tr w:rsidR="00000000" w14:paraId="084436F0" w14:textId="77777777">
        <w:trPr>
          <w:jc w:val="center"/>
        </w:trPr>
        <w:tc>
          <w:tcPr>
            <w:tcW w:w="3850" w:type="pct"/>
            <w:vAlign w:val="center"/>
          </w:tcPr>
          <w:p w14:paraId="32D93E49" w14:textId="77777777" w:rsidR="00000000" w:rsidRDefault="00000000">
            <w:pPr>
              <w:shd w:val="clear" w:color="auto" w:fill="FFFFFF"/>
              <w:spacing w:line="220" w:lineRule="atLeast"/>
              <w:rPr>
                <w:b/>
                <w:bCs/>
                <w:caps/>
                <w:kern w:val="0"/>
                <w:sz w:val="18"/>
                <w:szCs w:val="18"/>
              </w:rPr>
            </w:pPr>
            <w:r>
              <w:rPr>
                <w:bCs/>
                <w:kern w:val="0"/>
                <w:sz w:val="18"/>
                <w:szCs w:val="18"/>
              </w:rPr>
              <w:t>每个时隙的长度</w:t>
            </w:r>
            <w:r>
              <w:rPr>
                <w:position w:val="-6"/>
              </w:rPr>
              <w:object w:dxaOrig="199" w:dyaOrig="219" w14:anchorId="4CF0247E">
                <v:shape id="Object 339" o:spid="_x0000_i1094" type="#_x0000_t75" style="width:10.5pt;height:11.25pt;mso-wrap-style:square;mso-position-horizontal-relative:page;mso-position-vertical-relative:page" o:ole="">
                  <v:imagedata r:id="rId39" o:title=""/>
                </v:shape>
                <o:OLEObject Type="Embed" ProgID="Equation.DSMT4" ShapeID="Object 339" DrawAspect="Content" ObjectID="_1853311618" r:id="rId146"/>
              </w:object>
            </w:r>
            <w:r>
              <w:rPr>
                <w:bCs/>
                <w:kern w:val="0"/>
                <w:sz w:val="18"/>
                <w:szCs w:val="18"/>
              </w:rPr>
              <w:t>/s</w:t>
            </w:r>
          </w:p>
        </w:tc>
        <w:tc>
          <w:tcPr>
            <w:tcW w:w="1250" w:type="pct"/>
            <w:vAlign w:val="center"/>
          </w:tcPr>
          <w:p w14:paraId="533736F5" w14:textId="77777777" w:rsidR="00000000" w:rsidRDefault="00000000">
            <w:pPr>
              <w:shd w:val="clear" w:color="auto" w:fill="FFFFFF"/>
              <w:spacing w:line="220" w:lineRule="atLeast"/>
              <w:jc w:val="center"/>
              <w:rPr>
                <w:kern w:val="0"/>
                <w:sz w:val="18"/>
                <w:szCs w:val="18"/>
                <w:lang w:bidi="ar"/>
              </w:rPr>
            </w:pPr>
            <w:r>
              <w:rPr>
                <w:kern w:val="0"/>
                <w:sz w:val="18"/>
                <w:szCs w:val="18"/>
                <w:lang w:bidi="ar"/>
              </w:rPr>
              <w:t>15</w:t>
            </w:r>
            <w:r>
              <w:rPr>
                <w:bCs/>
                <w:kern w:val="0"/>
                <w:sz w:val="18"/>
                <w:szCs w:val="18"/>
                <w:vertAlign w:val="superscript"/>
              </w:rPr>
              <w:t>[2</w:t>
            </w:r>
            <w:r>
              <w:rPr>
                <w:rFonts w:hint="eastAsia"/>
                <w:bCs/>
                <w:kern w:val="0"/>
                <w:sz w:val="18"/>
                <w:szCs w:val="18"/>
                <w:vertAlign w:val="superscript"/>
              </w:rPr>
              <w:t>4</w:t>
            </w:r>
            <w:r>
              <w:rPr>
                <w:bCs/>
                <w:kern w:val="0"/>
                <w:sz w:val="18"/>
                <w:szCs w:val="18"/>
                <w:vertAlign w:val="superscript"/>
              </w:rPr>
              <w:t>]</w:t>
            </w:r>
          </w:p>
        </w:tc>
      </w:tr>
      <w:tr w:rsidR="00000000" w14:paraId="6454BBB7" w14:textId="77777777">
        <w:trPr>
          <w:jc w:val="center"/>
        </w:trPr>
        <w:tc>
          <w:tcPr>
            <w:tcW w:w="3850" w:type="pct"/>
            <w:vAlign w:val="center"/>
          </w:tcPr>
          <w:p w14:paraId="3BFC582D" w14:textId="77777777" w:rsidR="00000000" w:rsidRDefault="00000000">
            <w:pPr>
              <w:shd w:val="clear" w:color="auto" w:fill="FFFFFF"/>
              <w:spacing w:line="220" w:lineRule="atLeast"/>
              <w:rPr>
                <w:b/>
                <w:bCs/>
                <w:caps/>
                <w:kern w:val="0"/>
                <w:sz w:val="18"/>
                <w:szCs w:val="18"/>
              </w:rPr>
            </w:pPr>
            <w:r>
              <w:rPr>
                <w:bCs/>
                <w:kern w:val="0"/>
                <w:sz w:val="18"/>
                <w:szCs w:val="18"/>
              </w:rPr>
              <w:t>最大块大小</w:t>
            </w:r>
            <w:r>
              <w:rPr>
                <w:kern w:val="0"/>
                <w:position w:val="-10"/>
                <w:sz w:val="18"/>
                <w:szCs w:val="18"/>
                <w:lang w:bidi="ar"/>
              </w:rPr>
              <w:object w:dxaOrig="359" w:dyaOrig="299" w14:anchorId="33B4D2E9">
                <v:shape id="Object 234" o:spid="_x0000_i1095" type="#_x0000_t75" style="width:18pt;height:15pt;mso-wrap-style:square;mso-position-horizontal-relative:page;mso-position-vertical-relative:page" o:ole="">
                  <v:fill o:detectmouseclick="t"/>
                  <v:imagedata r:id="rId147" o:title=""/>
                </v:shape>
                <o:OLEObject Type="Embed" ProgID="Equation.DSMT4" ShapeID="Object 234" DrawAspect="Content" ObjectID="_1853311619" r:id="rId148"/>
              </w:object>
            </w:r>
            <w:r>
              <w:rPr>
                <w:bCs/>
                <w:kern w:val="0"/>
                <w:sz w:val="18"/>
                <w:szCs w:val="18"/>
              </w:rPr>
              <w:t>/</w:t>
            </w:r>
            <w:r>
              <w:rPr>
                <w:kern w:val="0"/>
                <w:sz w:val="18"/>
                <w:szCs w:val="18"/>
                <w:lang w:bidi="ar"/>
              </w:rPr>
              <w:t>Mbit</w:t>
            </w:r>
          </w:p>
        </w:tc>
        <w:tc>
          <w:tcPr>
            <w:tcW w:w="1250" w:type="pct"/>
            <w:vAlign w:val="center"/>
          </w:tcPr>
          <w:p w14:paraId="5ACF78A8" w14:textId="77777777" w:rsidR="00000000" w:rsidRDefault="00000000">
            <w:pPr>
              <w:shd w:val="clear" w:color="auto" w:fill="FFFFFF"/>
              <w:spacing w:line="220" w:lineRule="atLeast"/>
              <w:jc w:val="center"/>
              <w:rPr>
                <w:kern w:val="0"/>
                <w:sz w:val="18"/>
                <w:szCs w:val="18"/>
                <w:lang w:bidi="ar"/>
              </w:rPr>
            </w:pPr>
            <w:r>
              <w:rPr>
                <w:kern w:val="0"/>
                <w:sz w:val="18"/>
                <w:szCs w:val="18"/>
                <w:lang w:bidi="ar"/>
              </w:rPr>
              <w:t>0.5</w:t>
            </w:r>
          </w:p>
        </w:tc>
      </w:tr>
      <w:tr w:rsidR="00000000" w14:paraId="43842C05" w14:textId="77777777">
        <w:trPr>
          <w:jc w:val="center"/>
        </w:trPr>
        <w:tc>
          <w:tcPr>
            <w:tcW w:w="3850" w:type="pct"/>
            <w:vAlign w:val="center"/>
          </w:tcPr>
          <w:p w14:paraId="21B250E5" w14:textId="77777777" w:rsidR="00000000" w:rsidRDefault="00000000">
            <w:pPr>
              <w:shd w:val="clear" w:color="auto" w:fill="FFFFFF"/>
              <w:spacing w:line="220" w:lineRule="atLeast"/>
              <w:rPr>
                <w:bCs/>
                <w:kern w:val="0"/>
                <w:sz w:val="18"/>
                <w:szCs w:val="18"/>
              </w:rPr>
            </w:pPr>
            <w:r>
              <w:rPr>
                <w:bCs/>
                <w:kern w:val="0"/>
                <w:sz w:val="18"/>
                <w:szCs w:val="18"/>
              </w:rPr>
              <w:t>最小块大小</w:t>
            </w:r>
            <w:r>
              <w:rPr>
                <w:kern w:val="0"/>
                <w:position w:val="-10"/>
                <w:sz w:val="18"/>
                <w:szCs w:val="18"/>
                <w:lang w:bidi="ar"/>
              </w:rPr>
              <w:object w:dxaOrig="339" w:dyaOrig="299" w14:anchorId="3B0C0604">
                <v:shape id="Object 235" o:spid="_x0000_i1096" type="#_x0000_t75" style="width:17.25pt;height:15pt;mso-wrap-style:square;mso-position-horizontal-relative:page;mso-position-vertical-relative:page" o:ole="">
                  <v:imagedata r:id="rId149" o:title=""/>
                </v:shape>
                <o:OLEObject Type="Embed" ProgID="Equation.DSMT4" ShapeID="Object 235" DrawAspect="Content" ObjectID="_1853311620" r:id="rId150"/>
              </w:object>
            </w:r>
            <w:r>
              <w:rPr>
                <w:bCs/>
                <w:kern w:val="0"/>
                <w:sz w:val="18"/>
                <w:szCs w:val="18"/>
              </w:rPr>
              <w:t>/</w:t>
            </w:r>
            <w:r>
              <w:rPr>
                <w:kern w:val="0"/>
                <w:sz w:val="18"/>
                <w:szCs w:val="18"/>
                <w:lang w:bidi="ar"/>
              </w:rPr>
              <w:t>Mbit</w:t>
            </w:r>
          </w:p>
        </w:tc>
        <w:tc>
          <w:tcPr>
            <w:tcW w:w="1250" w:type="pct"/>
            <w:vAlign w:val="center"/>
          </w:tcPr>
          <w:p w14:paraId="50D62CDE" w14:textId="77777777" w:rsidR="00000000" w:rsidRDefault="00000000">
            <w:pPr>
              <w:shd w:val="clear" w:color="auto" w:fill="FFFFFF"/>
              <w:spacing w:line="220" w:lineRule="atLeast"/>
              <w:jc w:val="center"/>
              <w:rPr>
                <w:kern w:val="0"/>
                <w:sz w:val="18"/>
                <w:szCs w:val="18"/>
                <w:lang w:bidi="ar"/>
              </w:rPr>
            </w:pPr>
            <w:r>
              <w:rPr>
                <w:kern w:val="0"/>
                <w:sz w:val="18"/>
                <w:szCs w:val="18"/>
                <w:lang w:bidi="ar"/>
              </w:rPr>
              <w:t>1</w:t>
            </w:r>
          </w:p>
        </w:tc>
      </w:tr>
      <w:tr w:rsidR="00000000" w14:paraId="113BB77E" w14:textId="77777777">
        <w:trPr>
          <w:jc w:val="center"/>
        </w:trPr>
        <w:tc>
          <w:tcPr>
            <w:tcW w:w="3850" w:type="pct"/>
            <w:vAlign w:val="center"/>
          </w:tcPr>
          <w:p w14:paraId="4099A0D2" w14:textId="77777777" w:rsidR="00000000" w:rsidRDefault="00000000">
            <w:pPr>
              <w:shd w:val="clear" w:color="auto" w:fill="FFFFFF"/>
              <w:spacing w:line="220" w:lineRule="atLeast"/>
              <w:rPr>
                <w:b/>
                <w:bCs/>
                <w:caps/>
                <w:kern w:val="0"/>
                <w:sz w:val="18"/>
                <w:szCs w:val="18"/>
                <w:vertAlign w:val="superscript"/>
              </w:rPr>
            </w:pPr>
            <w:r>
              <w:rPr>
                <w:rFonts w:hint="eastAsia"/>
                <w:bCs/>
                <w:kern w:val="0"/>
                <w:sz w:val="18"/>
                <w:szCs w:val="18"/>
              </w:rPr>
              <w:t>基站</w:t>
            </w:r>
            <w:r>
              <w:rPr>
                <w:bCs/>
                <w:i/>
                <w:kern w:val="0"/>
                <w:sz w:val="18"/>
                <w:szCs w:val="18"/>
              </w:rPr>
              <w:t>s</w:t>
            </w:r>
            <w:r>
              <w:rPr>
                <w:bCs/>
                <w:kern w:val="0"/>
                <w:sz w:val="18"/>
                <w:szCs w:val="18"/>
              </w:rPr>
              <w:t>处理能力</w:t>
            </w:r>
            <w:r>
              <w:rPr>
                <w:kern w:val="0"/>
                <w:position w:val="-12"/>
                <w:sz w:val="18"/>
                <w:szCs w:val="18"/>
                <w:lang w:bidi="ar"/>
              </w:rPr>
              <w:object w:dxaOrig="239" w:dyaOrig="299" w14:anchorId="574FAB55">
                <v:shape id="Object 342" o:spid="_x0000_i1097" type="#_x0000_t75" style="width:12pt;height:15pt;mso-wrap-style:square;mso-position-horizontal-relative:page;mso-position-vertical-relative:page" o:ole="">
                  <v:imagedata r:id="rId151" o:title=""/>
                </v:shape>
                <o:OLEObject Type="Embed" ProgID="Equation.DSMT4" ShapeID="Object 342" DrawAspect="Content" ObjectID="_1853311621" r:id="rId152"/>
              </w:object>
            </w:r>
            <w:r>
              <w:rPr>
                <w:bCs/>
                <w:kern w:val="0"/>
                <w:sz w:val="18"/>
                <w:szCs w:val="18"/>
              </w:rPr>
              <w:t>/</w:t>
            </w:r>
            <w:r>
              <w:rPr>
                <w:kern w:val="0"/>
                <w:sz w:val="18"/>
                <w:szCs w:val="18"/>
                <w:lang w:bidi="ar"/>
              </w:rPr>
              <w:t xml:space="preserve"> </w:t>
            </w:r>
            <w:r>
              <w:rPr>
                <w:rFonts w:hint="eastAsia"/>
                <w:kern w:val="0"/>
                <w:sz w:val="18"/>
                <w:szCs w:val="18"/>
                <w:lang w:bidi="ar"/>
              </w:rPr>
              <w:t>（</w:t>
            </w:r>
            <w:r>
              <w:rPr>
                <w:kern w:val="0"/>
                <w:sz w:val="18"/>
                <w:szCs w:val="18"/>
                <w:lang w:bidi="ar"/>
              </w:rPr>
              <w:t xml:space="preserve">G </w:t>
            </w:r>
            <w:r>
              <w:rPr>
                <w:bCs/>
                <w:kern w:val="0"/>
                <w:sz w:val="18"/>
                <w:szCs w:val="18"/>
              </w:rPr>
              <w:t>CPU cycles</w:t>
            </w:r>
            <w:r>
              <w:rPr>
                <w:rFonts w:ascii="宋体" w:hAnsi="宋体" w:hint="eastAsia"/>
                <w:bCs/>
                <w:kern w:val="0"/>
                <w:sz w:val="18"/>
                <w:szCs w:val="18"/>
              </w:rPr>
              <w:t>•</w:t>
            </w:r>
            <w:r>
              <w:rPr>
                <w:rFonts w:hint="eastAsia"/>
                <w:bCs/>
                <w:kern w:val="0"/>
                <w:sz w:val="18"/>
                <w:szCs w:val="18"/>
              </w:rPr>
              <w:t>b</w:t>
            </w:r>
            <w:r>
              <w:rPr>
                <w:bCs/>
                <w:kern w:val="0"/>
                <w:sz w:val="18"/>
                <w:szCs w:val="18"/>
              </w:rPr>
              <w:t>it</w:t>
            </w:r>
            <w:r>
              <w:rPr>
                <w:bCs/>
                <w:kern w:val="0"/>
                <w:sz w:val="18"/>
                <w:szCs w:val="18"/>
                <w:vertAlign w:val="superscript"/>
              </w:rPr>
              <w:t>-1</w:t>
            </w:r>
            <w:r>
              <w:rPr>
                <w:rFonts w:hint="eastAsia"/>
                <w:kern w:val="0"/>
                <w:sz w:val="18"/>
                <w:szCs w:val="18"/>
                <w:lang w:bidi="ar"/>
              </w:rPr>
              <w:t>）</w:t>
            </w:r>
          </w:p>
        </w:tc>
        <w:tc>
          <w:tcPr>
            <w:tcW w:w="1250" w:type="pct"/>
            <w:vAlign w:val="center"/>
          </w:tcPr>
          <w:p w14:paraId="60BB6C6F" w14:textId="77777777" w:rsidR="00000000" w:rsidRDefault="00000000">
            <w:pPr>
              <w:shd w:val="clear" w:color="auto" w:fill="FFFFFF"/>
              <w:spacing w:line="220" w:lineRule="atLeast"/>
              <w:jc w:val="center"/>
              <w:rPr>
                <w:kern w:val="0"/>
                <w:sz w:val="18"/>
                <w:szCs w:val="18"/>
                <w:lang w:bidi="ar"/>
              </w:rPr>
            </w:pPr>
            <w:r>
              <w:rPr>
                <w:kern w:val="0"/>
                <w:sz w:val="18"/>
                <w:szCs w:val="18"/>
                <w:lang w:bidi="ar"/>
              </w:rPr>
              <w:t>[1,10]</w:t>
            </w:r>
          </w:p>
        </w:tc>
      </w:tr>
      <w:tr w:rsidR="00000000" w14:paraId="7927D298" w14:textId="77777777">
        <w:trPr>
          <w:jc w:val="center"/>
        </w:trPr>
        <w:tc>
          <w:tcPr>
            <w:tcW w:w="3850" w:type="pct"/>
            <w:vAlign w:val="center"/>
          </w:tcPr>
          <w:p w14:paraId="3AFB1618" w14:textId="77777777" w:rsidR="00000000" w:rsidRDefault="00000000">
            <w:pPr>
              <w:shd w:val="clear" w:color="auto" w:fill="FFFFFF"/>
              <w:spacing w:line="220" w:lineRule="atLeast"/>
              <w:rPr>
                <w:b/>
                <w:bCs/>
                <w:caps/>
                <w:kern w:val="0"/>
                <w:sz w:val="18"/>
                <w:szCs w:val="18"/>
              </w:rPr>
            </w:pPr>
            <w:r>
              <w:rPr>
                <w:bCs/>
                <w:kern w:val="0"/>
                <w:sz w:val="18"/>
                <w:szCs w:val="18"/>
              </w:rPr>
              <w:t>传播时延</w:t>
            </w:r>
            <w:r>
              <w:rPr>
                <w:kern w:val="0"/>
                <w:position w:val="-6"/>
                <w:sz w:val="18"/>
                <w:szCs w:val="18"/>
                <w:lang w:bidi="ar"/>
              </w:rPr>
              <w:object w:dxaOrig="339" w:dyaOrig="259" w14:anchorId="266CBA97">
                <v:shape id="Object 258" o:spid="_x0000_i1098" type="#_x0000_t75" style="width:17.25pt;height:12.75pt;mso-wrap-style:square;mso-position-horizontal-relative:page;mso-position-vertical-relative:page" o:ole="">
                  <v:fill o:detectmouseclick="t"/>
                  <v:imagedata r:id="rId153" o:title=""/>
                </v:shape>
                <o:OLEObject Type="Embed" ProgID="Equation.DSMT4" ShapeID="Object 258" DrawAspect="Content" ObjectID="_1853311622" r:id="rId154"/>
              </w:object>
            </w:r>
            <w:r>
              <w:rPr>
                <w:bCs/>
                <w:kern w:val="0"/>
                <w:sz w:val="18"/>
                <w:szCs w:val="18"/>
              </w:rPr>
              <w:t>/</w:t>
            </w:r>
            <w:r>
              <w:rPr>
                <w:kern w:val="0"/>
                <w:sz w:val="18"/>
                <w:szCs w:val="18"/>
                <w:lang w:bidi="ar"/>
              </w:rPr>
              <w:t>s</w:t>
            </w:r>
          </w:p>
        </w:tc>
        <w:tc>
          <w:tcPr>
            <w:tcW w:w="1250" w:type="pct"/>
            <w:vAlign w:val="center"/>
          </w:tcPr>
          <w:p w14:paraId="4D8B6ED5" w14:textId="77777777" w:rsidR="00000000" w:rsidRDefault="00000000">
            <w:pPr>
              <w:shd w:val="clear" w:color="auto" w:fill="FFFFFF"/>
              <w:spacing w:line="220" w:lineRule="atLeast"/>
              <w:jc w:val="center"/>
              <w:rPr>
                <w:kern w:val="0"/>
                <w:sz w:val="18"/>
                <w:szCs w:val="18"/>
                <w:lang w:bidi="ar"/>
              </w:rPr>
            </w:pPr>
            <w:r>
              <w:rPr>
                <w:kern w:val="0"/>
                <w:sz w:val="18"/>
                <w:szCs w:val="18"/>
                <w:lang w:bidi="ar"/>
              </w:rPr>
              <w:t>0.01</w:t>
            </w:r>
          </w:p>
        </w:tc>
      </w:tr>
      <w:tr w:rsidR="00000000" w14:paraId="326722B3" w14:textId="77777777">
        <w:trPr>
          <w:jc w:val="center"/>
        </w:trPr>
        <w:tc>
          <w:tcPr>
            <w:tcW w:w="3850" w:type="pct"/>
            <w:vAlign w:val="center"/>
          </w:tcPr>
          <w:p w14:paraId="07C6FCAB" w14:textId="77777777" w:rsidR="00000000" w:rsidRDefault="00000000">
            <w:pPr>
              <w:shd w:val="clear" w:color="auto" w:fill="FFFFFF"/>
              <w:snapToGrid w:val="0"/>
              <w:spacing w:line="220" w:lineRule="atLeast"/>
              <w:rPr>
                <w:rFonts w:hint="eastAsia"/>
                <w:b/>
                <w:bCs/>
                <w:caps/>
                <w:kern w:val="0"/>
                <w:sz w:val="18"/>
                <w:szCs w:val="18"/>
              </w:rPr>
            </w:pPr>
            <w:r>
              <w:rPr>
                <w:rFonts w:hint="eastAsia"/>
                <w:bCs/>
                <w:kern w:val="0"/>
                <w:sz w:val="18"/>
                <w:szCs w:val="18"/>
              </w:rPr>
              <w:t>给交易或区块签名的计算量</w:t>
            </w:r>
            <w:r>
              <w:rPr>
                <w:kern w:val="0"/>
                <w:position w:val="-12"/>
                <w:sz w:val="18"/>
                <w:szCs w:val="18"/>
                <w:lang w:bidi="ar"/>
              </w:rPr>
              <w:object w:dxaOrig="219" w:dyaOrig="359" w14:anchorId="343EFD1C">
                <v:shape id="Object 238" o:spid="_x0000_i1099" type="#_x0000_t75" style="width:8.25pt;height:12.75pt;mso-wrap-style:square;mso-position-horizontal-relative:page;mso-position-vertical-relative:page" o:ole="">
                  <v:fill o:detectmouseclick="t"/>
                  <v:imagedata r:id="rId155" o:title=""/>
                </v:shape>
                <o:OLEObject Type="Embed" ProgID="Equation.DSMT4" ShapeID="Object 238" DrawAspect="Content" ObjectID="_1853311623" r:id="rId156"/>
              </w:object>
            </w:r>
            <w:r>
              <w:rPr>
                <w:bCs/>
                <w:kern w:val="0"/>
                <w:sz w:val="18"/>
                <w:szCs w:val="18"/>
              </w:rPr>
              <w:t>/</w:t>
            </w:r>
            <w:r>
              <w:rPr>
                <w:rFonts w:hint="eastAsia"/>
                <w:bCs/>
                <w:kern w:val="0"/>
                <w:sz w:val="18"/>
                <w:szCs w:val="18"/>
              </w:rPr>
              <w:t>（</w:t>
            </w:r>
            <w:r>
              <w:rPr>
                <w:kern w:val="0"/>
                <w:sz w:val="18"/>
                <w:szCs w:val="18"/>
                <w:lang w:bidi="ar"/>
              </w:rPr>
              <w:t>M CPU cycles</w:t>
            </w:r>
            <w:r>
              <w:rPr>
                <w:rFonts w:hint="eastAsia"/>
                <w:kern w:val="0"/>
                <w:sz w:val="18"/>
                <w:szCs w:val="18"/>
                <w:lang w:bidi="ar"/>
              </w:rPr>
              <w:t>）</w:t>
            </w:r>
          </w:p>
        </w:tc>
        <w:tc>
          <w:tcPr>
            <w:tcW w:w="1250" w:type="pct"/>
            <w:vAlign w:val="center"/>
          </w:tcPr>
          <w:p w14:paraId="77D7F1E0" w14:textId="77777777" w:rsidR="00000000" w:rsidRDefault="00000000">
            <w:pPr>
              <w:shd w:val="clear" w:color="auto" w:fill="FFFFFF"/>
              <w:snapToGrid w:val="0"/>
              <w:spacing w:line="220" w:lineRule="atLeast"/>
              <w:jc w:val="center"/>
              <w:rPr>
                <w:kern w:val="0"/>
                <w:sz w:val="18"/>
                <w:szCs w:val="18"/>
                <w:lang w:bidi="ar"/>
              </w:rPr>
            </w:pPr>
            <w:r>
              <w:rPr>
                <w:kern w:val="0"/>
                <w:sz w:val="18"/>
                <w:szCs w:val="18"/>
                <w:lang w:bidi="ar"/>
              </w:rPr>
              <w:t xml:space="preserve">1 </w:t>
            </w:r>
            <w:r>
              <w:rPr>
                <w:bCs/>
                <w:kern w:val="0"/>
                <w:sz w:val="18"/>
                <w:szCs w:val="18"/>
                <w:vertAlign w:val="superscript"/>
              </w:rPr>
              <w:t>[2</w:t>
            </w:r>
            <w:r>
              <w:rPr>
                <w:rFonts w:hint="eastAsia"/>
                <w:bCs/>
                <w:kern w:val="0"/>
                <w:sz w:val="18"/>
                <w:szCs w:val="18"/>
                <w:vertAlign w:val="superscript"/>
              </w:rPr>
              <w:t>5</w:t>
            </w:r>
            <w:r>
              <w:rPr>
                <w:bCs/>
                <w:kern w:val="0"/>
                <w:sz w:val="18"/>
                <w:szCs w:val="18"/>
                <w:vertAlign w:val="superscript"/>
              </w:rPr>
              <w:t>]</w:t>
            </w:r>
          </w:p>
        </w:tc>
      </w:tr>
      <w:tr w:rsidR="00000000" w14:paraId="1802836D" w14:textId="77777777">
        <w:trPr>
          <w:jc w:val="center"/>
        </w:trPr>
        <w:tc>
          <w:tcPr>
            <w:tcW w:w="3850" w:type="pct"/>
            <w:vAlign w:val="center"/>
          </w:tcPr>
          <w:p w14:paraId="39AAFE7A" w14:textId="77777777" w:rsidR="00000000" w:rsidRDefault="00000000">
            <w:pPr>
              <w:shd w:val="clear" w:color="auto" w:fill="FFFFFF"/>
              <w:snapToGrid w:val="0"/>
              <w:spacing w:line="220" w:lineRule="atLeast"/>
              <w:rPr>
                <w:rFonts w:hint="eastAsia"/>
                <w:bCs/>
                <w:kern w:val="0"/>
                <w:sz w:val="18"/>
                <w:szCs w:val="18"/>
              </w:rPr>
            </w:pPr>
            <w:r>
              <w:rPr>
                <w:rFonts w:hint="eastAsia"/>
                <w:bCs/>
                <w:kern w:val="0"/>
                <w:sz w:val="18"/>
                <w:szCs w:val="18"/>
              </w:rPr>
              <w:t>验证签名的计算量</w:t>
            </w:r>
            <w:r>
              <w:rPr>
                <w:kern w:val="0"/>
                <w:position w:val="-12"/>
                <w:sz w:val="18"/>
                <w:szCs w:val="18"/>
                <w:lang w:bidi="ar"/>
              </w:rPr>
              <w:object w:dxaOrig="239" w:dyaOrig="359" w14:anchorId="6F80F53C">
                <v:shape id="Object 239" o:spid="_x0000_i1100" type="#_x0000_t75" style="width:9.75pt;height:15pt;mso-wrap-style:square;mso-position-horizontal-relative:page;mso-position-vertical-relative:page" o:ole="">
                  <v:imagedata r:id="rId157" o:title=""/>
                </v:shape>
                <o:OLEObject Type="Embed" ProgID="Equation.DSMT4" ShapeID="Object 239" DrawAspect="Content" ObjectID="_1853311624" r:id="rId158"/>
              </w:object>
            </w:r>
            <w:r>
              <w:rPr>
                <w:bCs/>
                <w:kern w:val="0"/>
                <w:sz w:val="18"/>
                <w:szCs w:val="18"/>
              </w:rPr>
              <w:t>/</w:t>
            </w:r>
            <w:r>
              <w:rPr>
                <w:rFonts w:hint="eastAsia"/>
                <w:bCs/>
                <w:kern w:val="0"/>
                <w:sz w:val="18"/>
                <w:szCs w:val="18"/>
              </w:rPr>
              <w:t>（</w:t>
            </w:r>
            <w:r>
              <w:rPr>
                <w:kern w:val="0"/>
                <w:sz w:val="18"/>
                <w:szCs w:val="18"/>
                <w:lang w:bidi="ar"/>
              </w:rPr>
              <w:t>M CPU cycles</w:t>
            </w:r>
            <w:r>
              <w:rPr>
                <w:rFonts w:hint="eastAsia"/>
                <w:kern w:val="0"/>
                <w:sz w:val="18"/>
                <w:szCs w:val="18"/>
                <w:lang w:bidi="ar"/>
              </w:rPr>
              <w:t>）</w:t>
            </w:r>
          </w:p>
        </w:tc>
        <w:tc>
          <w:tcPr>
            <w:tcW w:w="1250" w:type="pct"/>
            <w:vAlign w:val="center"/>
          </w:tcPr>
          <w:p w14:paraId="6FF152CD" w14:textId="77777777" w:rsidR="00000000" w:rsidRDefault="00000000">
            <w:pPr>
              <w:shd w:val="clear" w:color="auto" w:fill="FFFFFF"/>
              <w:snapToGrid w:val="0"/>
              <w:spacing w:line="220" w:lineRule="atLeast"/>
              <w:jc w:val="center"/>
              <w:rPr>
                <w:kern w:val="0"/>
                <w:sz w:val="18"/>
                <w:szCs w:val="18"/>
                <w:lang w:bidi="ar"/>
              </w:rPr>
            </w:pPr>
            <w:r>
              <w:rPr>
                <w:rFonts w:hint="eastAsia"/>
                <w:kern w:val="0"/>
                <w:sz w:val="18"/>
                <w:szCs w:val="18"/>
                <w:lang w:bidi="ar"/>
              </w:rPr>
              <w:t>1</w:t>
            </w:r>
          </w:p>
        </w:tc>
      </w:tr>
      <w:tr w:rsidR="00000000" w14:paraId="24297CE6" w14:textId="77777777">
        <w:trPr>
          <w:trHeight w:val="503"/>
          <w:jc w:val="center"/>
        </w:trPr>
        <w:tc>
          <w:tcPr>
            <w:tcW w:w="3850" w:type="pct"/>
            <w:vAlign w:val="center"/>
          </w:tcPr>
          <w:p w14:paraId="3378B74D" w14:textId="77777777" w:rsidR="00000000" w:rsidRDefault="00000000">
            <w:pPr>
              <w:shd w:val="clear" w:color="auto" w:fill="FFFFFF"/>
              <w:snapToGrid w:val="0"/>
              <w:spacing w:line="220" w:lineRule="atLeast"/>
              <w:rPr>
                <w:rFonts w:hint="eastAsia"/>
                <w:b/>
                <w:bCs/>
                <w:caps/>
                <w:kern w:val="0"/>
                <w:sz w:val="18"/>
                <w:szCs w:val="18"/>
              </w:rPr>
            </w:pPr>
            <w:r>
              <w:rPr>
                <w:bCs/>
                <w:kern w:val="0"/>
                <w:sz w:val="18"/>
                <w:szCs w:val="18"/>
              </w:rPr>
              <w:t>创建</w:t>
            </w:r>
            <w:r>
              <w:rPr>
                <w:bCs/>
                <w:kern w:val="0"/>
                <w:sz w:val="18"/>
                <w:szCs w:val="18"/>
              </w:rPr>
              <w:t>/</w:t>
            </w:r>
            <w:r>
              <w:rPr>
                <w:bCs/>
                <w:kern w:val="0"/>
                <w:sz w:val="18"/>
                <w:szCs w:val="18"/>
              </w:rPr>
              <w:t>确认</w:t>
            </w:r>
            <w:r>
              <w:rPr>
                <w:bCs/>
                <w:kern w:val="0"/>
                <w:sz w:val="18"/>
                <w:szCs w:val="18"/>
              </w:rPr>
              <w:t>MAC</w:t>
            </w:r>
            <w:r>
              <w:rPr>
                <w:bCs/>
                <w:kern w:val="0"/>
                <w:sz w:val="18"/>
                <w:szCs w:val="18"/>
              </w:rPr>
              <w:t>的计算量</w:t>
            </w:r>
            <w:r>
              <w:rPr>
                <w:kern w:val="0"/>
                <w:position w:val="-28"/>
                <w:sz w:val="18"/>
                <w:szCs w:val="18"/>
                <w:lang w:bidi="ar"/>
              </w:rPr>
              <w:object w:dxaOrig="219" w:dyaOrig="519" w14:anchorId="414CE560">
                <v:shape id="Object 240" o:spid="_x0000_i1101" type="#_x0000_t75" style="width:9pt;height:21.75pt;mso-wrap-style:square;mso-position-horizontal-relative:page;mso-position-vertical-relative:page" o:ole="">
                  <v:fill o:detectmouseclick="t"/>
                  <v:imagedata r:id="rId159" o:title=""/>
                </v:shape>
                <o:OLEObject Type="Embed" ProgID="Equation.DSMT4" ShapeID="Object 240" DrawAspect="Content" ObjectID="_1853311625" r:id="rId160"/>
              </w:object>
            </w:r>
            <w:r>
              <w:rPr>
                <w:bCs/>
                <w:kern w:val="0"/>
                <w:sz w:val="18"/>
                <w:szCs w:val="18"/>
              </w:rPr>
              <w:t>/</w:t>
            </w:r>
            <w:r>
              <w:rPr>
                <w:rFonts w:hint="eastAsia"/>
                <w:bCs/>
                <w:kern w:val="0"/>
                <w:sz w:val="18"/>
                <w:szCs w:val="18"/>
              </w:rPr>
              <w:t>（</w:t>
            </w:r>
            <w:r>
              <w:rPr>
                <w:kern w:val="0"/>
                <w:sz w:val="18"/>
                <w:szCs w:val="18"/>
                <w:lang w:bidi="ar"/>
              </w:rPr>
              <w:t>M CPU cycles</w:t>
            </w:r>
            <w:r>
              <w:rPr>
                <w:rFonts w:hint="eastAsia"/>
                <w:kern w:val="0"/>
                <w:sz w:val="18"/>
                <w:szCs w:val="18"/>
                <w:lang w:bidi="ar"/>
              </w:rPr>
              <w:t>）</w:t>
            </w:r>
          </w:p>
        </w:tc>
        <w:tc>
          <w:tcPr>
            <w:tcW w:w="1250" w:type="pct"/>
            <w:vAlign w:val="center"/>
          </w:tcPr>
          <w:p w14:paraId="391CE27C" w14:textId="77777777" w:rsidR="00000000" w:rsidRDefault="00000000">
            <w:pPr>
              <w:shd w:val="clear" w:color="auto" w:fill="FFFFFF"/>
              <w:snapToGrid w:val="0"/>
              <w:spacing w:line="220" w:lineRule="atLeast"/>
              <w:jc w:val="center"/>
              <w:rPr>
                <w:kern w:val="0"/>
                <w:sz w:val="18"/>
                <w:szCs w:val="18"/>
                <w:lang w:bidi="ar"/>
              </w:rPr>
            </w:pPr>
            <w:r>
              <w:rPr>
                <w:kern w:val="0"/>
                <w:sz w:val="18"/>
                <w:szCs w:val="18"/>
                <w:lang w:bidi="ar"/>
              </w:rPr>
              <w:t xml:space="preserve">1 </w:t>
            </w:r>
            <w:r>
              <w:rPr>
                <w:bCs/>
                <w:kern w:val="0"/>
                <w:sz w:val="18"/>
                <w:szCs w:val="18"/>
                <w:vertAlign w:val="superscript"/>
              </w:rPr>
              <w:t>[2</w:t>
            </w:r>
            <w:r>
              <w:rPr>
                <w:rFonts w:hint="eastAsia"/>
                <w:bCs/>
                <w:kern w:val="0"/>
                <w:sz w:val="18"/>
                <w:szCs w:val="18"/>
                <w:vertAlign w:val="superscript"/>
              </w:rPr>
              <w:t>6</w:t>
            </w:r>
            <w:r>
              <w:rPr>
                <w:bCs/>
                <w:kern w:val="0"/>
                <w:sz w:val="18"/>
                <w:szCs w:val="18"/>
                <w:vertAlign w:val="superscript"/>
              </w:rPr>
              <w:t>]</w:t>
            </w:r>
          </w:p>
        </w:tc>
      </w:tr>
    </w:tbl>
    <w:p w14:paraId="66A952D4" w14:textId="77777777" w:rsidR="00000000" w:rsidRDefault="00000000">
      <w:pPr>
        <w:snapToGrid w:val="0"/>
        <w:spacing w:line="360" w:lineRule="exact"/>
        <w:ind w:firstLineChars="200" w:firstLine="420"/>
        <w:rPr>
          <w:rFonts w:eastAsia="黑体" w:hint="eastAsia"/>
          <w:bCs/>
        </w:rPr>
      </w:pPr>
      <w:r>
        <w:rPr>
          <w:rFonts w:hint="eastAsia"/>
          <w:szCs w:val="21"/>
          <w:shd w:val="clear" w:color="auto" w:fill="FFFFFF"/>
        </w:rPr>
        <w:t>为了验证区块链驱动的边缘计算系统联合优化算法</w:t>
      </w:r>
      <w:r>
        <w:rPr>
          <w:szCs w:val="21"/>
          <w:shd w:val="clear" w:color="auto" w:fill="FFFFFF"/>
        </w:rPr>
        <w:t>的性能</w:t>
      </w:r>
      <w:r>
        <w:rPr>
          <w:rFonts w:hint="eastAsia"/>
          <w:szCs w:val="21"/>
          <w:shd w:val="clear" w:color="auto" w:fill="FFFFFF"/>
        </w:rPr>
        <w:t>。首先，将所提算法在不同学习率下对</w:t>
      </w:r>
      <w:bookmarkStart w:id="34" w:name="OLE_LINK13"/>
      <w:bookmarkStart w:id="35" w:name="OLE_LINK14"/>
      <w:r>
        <w:rPr>
          <w:rFonts w:hint="eastAsia"/>
          <w:szCs w:val="21"/>
          <w:shd w:val="clear" w:color="auto" w:fill="FFFFFF"/>
        </w:rPr>
        <w:t>评论家</w:t>
      </w:r>
      <w:bookmarkEnd w:id="34"/>
      <w:bookmarkEnd w:id="35"/>
      <w:r>
        <w:rPr>
          <w:rFonts w:hint="eastAsia"/>
          <w:szCs w:val="21"/>
          <w:shd w:val="clear" w:color="auto" w:fill="FFFFFF"/>
        </w:rPr>
        <w:t>网络和</w:t>
      </w:r>
      <w:r>
        <w:rPr>
          <w:szCs w:val="21"/>
          <w:shd w:val="clear" w:color="auto" w:fill="FFFFFF"/>
        </w:rPr>
        <w:t>演员</w:t>
      </w:r>
      <w:r>
        <w:rPr>
          <w:rFonts w:hint="eastAsia"/>
          <w:szCs w:val="21"/>
          <w:shd w:val="clear" w:color="auto" w:fill="FFFFFF"/>
        </w:rPr>
        <w:t>网络的收敛性进行分析。其次，</w:t>
      </w:r>
      <w:r>
        <w:rPr>
          <w:szCs w:val="21"/>
          <w:shd w:val="clear" w:color="auto" w:fill="FFFFFF"/>
        </w:rPr>
        <w:t>与</w:t>
      </w:r>
      <w:r>
        <w:rPr>
          <w:rFonts w:hint="eastAsia"/>
          <w:szCs w:val="21"/>
          <w:shd w:val="clear" w:color="auto" w:fill="FFFFFF"/>
        </w:rPr>
        <w:t>随机接入算法</w:t>
      </w:r>
      <w:r>
        <w:rPr>
          <w:szCs w:val="21"/>
          <w:shd w:val="clear" w:color="auto" w:fill="FFFFFF"/>
        </w:rPr>
        <w:t>和</w:t>
      </w:r>
      <w:r>
        <w:rPr>
          <w:bCs/>
        </w:rPr>
        <w:t>AC</w:t>
      </w:r>
      <w:r>
        <w:rPr>
          <w:kern w:val="0"/>
          <w:vertAlign w:val="superscript"/>
        </w:rPr>
        <w:t>[2</w:t>
      </w:r>
      <w:r>
        <w:rPr>
          <w:rFonts w:hint="eastAsia"/>
          <w:kern w:val="0"/>
          <w:vertAlign w:val="superscript"/>
        </w:rPr>
        <w:t>7</w:t>
      </w:r>
      <w:r>
        <w:rPr>
          <w:kern w:val="0"/>
          <w:vertAlign w:val="superscript"/>
        </w:rPr>
        <w:t>]</w:t>
      </w:r>
      <w:r>
        <w:rPr>
          <w:szCs w:val="21"/>
          <w:shd w:val="clear" w:color="auto" w:fill="FFFFFF"/>
        </w:rPr>
        <w:t>算法</w:t>
      </w:r>
      <w:r>
        <w:rPr>
          <w:rFonts w:hint="eastAsia"/>
          <w:szCs w:val="21"/>
          <w:shd w:val="clear" w:color="auto" w:fill="FFFFFF"/>
        </w:rPr>
        <w:t>在任务处理的奖励和能量消耗等方面</w:t>
      </w:r>
      <w:r>
        <w:rPr>
          <w:szCs w:val="21"/>
          <w:shd w:val="clear" w:color="auto" w:fill="FFFFFF"/>
        </w:rPr>
        <w:t>进行比较。</w:t>
      </w:r>
    </w:p>
    <w:p w14:paraId="08DB6F9A" w14:textId="77777777" w:rsidR="00000000" w:rsidRDefault="00000000">
      <w:pPr>
        <w:rPr>
          <w:rFonts w:eastAsia="黑体"/>
          <w:bCs/>
        </w:rPr>
      </w:pPr>
      <w:r>
        <w:rPr>
          <w:rFonts w:eastAsia="黑体" w:hint="eastAsia"/>
          <w:bCs/>
        </w:rPr>
        <w:t xml:space="preserve">3.2 </w:t>
      </w:r>
      <w:r>
        <w:rPr>
          <w:rFonts w:eastAsia="黑体" w:hint="eastAsia"/>
          <w:bCs/>
        </w:rPr>
        <w:t>结果分析</w:t>
      </w:r>
    </w:p>
    <w:p w14:paraId="65551F97" w14:textId="77777777" w:rsidR="00000000" w:rsidRDefault="00000000">
      <w:pPr>
        <w:snapToGrid w:val="0"/>
        <w:spacing w:line="360" w:lineRule="exact"/>
        <w:ind w:firstLine="420"/>
      </w:pPr>
      <w:r>
        <w:rPr>
          <w:szCs w:val="21"/>
          <w:shd w:val="clear" w:color="auto" w:fill="FFFFFF"/>
        </w:rPr>
        <w:t>考虑</w:t>
      </w:r>
      <w:r>
        <w:rPr>
          <w:rFonts w:hint="eastAsia"/>
          <w:szCs w:val="21"/>
          <w:shd w:val="clear" w:color="auto" w:fill="FFFFFF"/>
        </w:rPr>
        <w:t>评论家</w:t>
      </w:r>
      <w:r>
        <w:rPr>
          <w:szCs w:val="21"/>
          <w:shd w:val="clear" w:color="auto" w:fill="FFFFFF"/>
        </w:rPr>
        <w:t>网络</w:t>
      </w:r>
      <w:r>
        <w:rPr>
          <w:rFonts w:hint="eastAsia"/>
          <w:szCs w:val="21"/>
          <w:shd w:val="clear" w:color="auto" w:fill="FFFFFF"/>
        </w:rPr>
        <w:t>的</w:t>
      </w:r>
      <w:r>
        <w:rPr>
          <w:rFonts w:hint="eastAsia"/>
          <w:szCs w:val="21"/>
          <w:shd w:val="clear" w:color="auto" w:fill="FFFFFF"/>
        </w:rPr>
        <w:t>3</w:t>
      </w:r>
      <w:r>
        <w:rPr>
          <w:szCs w:val="21"/>
          <w:shd w:val="clear" w:color="auto" w:fill="FFFFFF"/>
        </w:rPr>
        <w:t>种</w:t>
      </w:r>
      <w:r>
        <w:rPr>
          <w:rFonts w:hint="eastAsia"/>
          <w:szCs w:val="21"/>
          <w:shd w:val="clear" w:color="auto" w:fill="FFFFFF"/>
        </w:rPr>
        <w:t>不同</w:t>
      </w:r>
      <w:r>
        <w:rPr>
          <w:szCs w:val="21"/>
          <w:shd w:val="clear" w:color="auto" w:fill="FFFFFF"/>
        </w:rPr>
        <w:t>的学习率</w:t>
      </w:r>
      <w:r>
        <w:rPr>
          <w:rFonts w:hint="eastAsia"/>
          <w:szCs w:val="21"/>
          <w:shd w:val="clear" w:color="auto" w:fill="FFFFFF"/>
        </w:rPr>
        <w:t>分别是</w:t>
      </w:r>
      <w:r>
        <w:rPr>
          <w:position w:val="-12"/>
          <w:szCs w:val="21"/>
          <w:shd w:val="clear" w:color="auto" w:fill="FFFFFF"/>
        </w:rPr>
        <w:object w:dxaOrig="3180" w:dyaOrig="379" w14:anchorId="3E0860FA">
          <v:shape id="Object 253" o:spid="_x0000_i1102" type="#_x0000_t75" style="width:133.5pt;height:16.5pt;mso-wrap-style:square;mso-position-horizontal-relative:page;mso-position-vertical-relative:page" o:ole="">
            <v:imagedata r:id="rId161" o:title=""/>
          </v:shape>
          <o:OLEObject Type="Embed" ProgID="Equation.DSMT4" ShapeID="Object 253" DrawAspect="Content" ObjectID="_1853311626" r:id="rId162"/>
        </w:object>
      </w:r>
      <w:r>
        <w:rPr>
          <w:rFonts w:hint="eastAsia"/>
          <w:szCs w:val="21"/>
          <w:shd w:val="clear" w:color="auto" w:fill="FFFFFF"/>
        </w:rPr>
        <w:t>，</w:t>
      </w:r>
      <w:r>
        <w:rPr>
          <w:szCs w:val="21"/>
          <w:shd w:val="clear" w:color="auto" w:fill="FFFFFF"/>
        </w:rPr>
        <w:t>将演员网络的学习率设置为</w:t>
      </w:r>
      <w:r>
        <w:rPr>
          <w:position w:val="-12"/>
          <w:szCs w:val="21"/>
          <w:shd w:val="clear" w:color="auto" w:fill="FFFFFF"/>
        </w:rPr>
        <w:object w:dxaOrig="759" w:dyaOrig="379" w14:anchorId="627D2D23">
          <v:shape id="Object 254" o:spid="_x0000_i1103" type="#_x0000_t75" style="width:35.25pt;height:18pt;mso-wrap-style:square;mso-position-horizontal-relative:page;mso-position-vertical-relative:page" o:ole="">
            <v:imagedata r:id="rId163" o:title=""/>
          </v:shape>
          <o:OLEObject Type="Embed" ProgID="Equation.DSMT4" ShapeID="Object 254" DrawAspect="Content" ObjectID="_1853311627" r:id="rId164"/>
        </w:object>
      </w:r>
      <w:r>
        <w:rPr>
          <w:rFonts w:hint="eastAsia"/>
          <w:szCs w:val="21"/>
          <w:shd w:val="clear" w:color="auto" w:fill="FFFFFF"/>
        </w:rPr>
        <w:t>。</w:t>
      </w:r>
      <w:r>
        <w:rPr>
          <w:szCs w:val="21"/>
          <w:shd w:val="clear" w:color="auto" w:fill="FFFFFF"/>
        </w:rPr>
        <w:t>同时，保持</w:t>
      </w:r>
      <w:r>
        <w:rPr>
          <w:rFonts w:hint="eastAsia"/>
          <w:szCs w:val="21"/>
          <w:shd w:val="clear" w:color="auto" w:fill="FFFFFF"/>
        </w:rPr>
        <w:t>评论家</w:t>
      </w:r>
      <w:r>
        <w:rPr>
          <w:szCs w:val="21"/>
          <w:shd w:val="clear" w:color="auto" w:fill="FFFFFF"/>
        </w:rPr>
        <w:t>网络的学习率</w:t>
      </w:r>
      <w:r>
        <w:rPr>
          <w:position w:val="-12"/>
          <w:szCs w:val="21"/>
          <w:shd w:val="clear" w:color="auto" w:fill="FFFFFF"/>
        </w:rPr>
        <w:object w:dxaOrig="739" w:dyaOrig="379" w14:anchorId="77397B24">
          <v:shape id="Object 255" o:spid="_x0000_i1104" type="#_x0000_t75" style="width:34.5pt;height:18pt;mso-wrap-style:square;mso-position-horizontal-relative:page;mso-position-vertical-relative:page" o:ole="">
            <v:imagedata r:id="rId165" o:title=""/>
          </v:shape>
          <o:OLEObject Type="Embed" ProgID="Equation.DSMT4" ShapeID="Object 255" DrawAspect="Content" ObjectID="_1853311628" r:id="rId166"/>
        </w:object>
      </w:r>
      <w:r>
        <w:rPr>
          <w:szCs w:val="21"/>
          <w:shd w:val="clear" w:color="auto" w:fill="FFFFFF"/>
        </w:rPr>
        <w:t>，并</w:t>
      </w:r>
      <w:r>
        <w:rPr>
          <w:rFonts w:hint="eastAsia"/>
          <w:szCs w:val="21"/>
          <w:shd w:val="clear" w:color="auto" w:fill="FFFFFF"/>
        </w:rPr>
        <w:t>分析</w:t>
      </w:r>
      <w:r>
        <w:rPr>
          <w:position w:val="-12"/>
          <w:szCs w:val="21"/>
          <w:shd w:val="clear" w:color="auto" w:fill="FFFFFF"/>
        </w:rPr>
        <w:object w:dxaOrig="2060" w:dyaOrig="379" w14:anchorId="733615B4">
          <v:shape id="Object 241" o:spid="_x0000_i1105" type="#_x0000_t75" style="width:82.5pt;height:15.75pt;mso-wrap-style:square;mso-position-horizontal-relative:page;mso-position-vertical-relative:page" o:ole="">
            <v:imagedata r:id="rId167" o:title=""/>
          </v:shape>
          <o:OLEObject Type="Embed" ProgID="Equation.DSMT4" ShapeID="Object 241" DrawAspect="Content" ObjectID="_1853311629" r:id="rId168"/>
        </w:object>
      </w:r>
      <w:r>
        <w:rPr>
          <w:rFonts w:hint="eastAsia"/>
          <w:szCs w:val="21"/>
          <w:shd w:val="clear" w:color="auto" w:fill="FFFFFF"/>
        </w:rPr>
        <w:t xml:space="preserve"> </w:t>
      </w:r>
      <w:r>
        <w:rPr>
          <w:position w:val="-12"/>
          <w:szCs w:val="21"/>
          <w:shd w:val="clear" w:color="auto" w:fill="FFFFFF"/>
        </w:rPr>
        <w:object w:dxaOrig="1039" w:dyaOrig="379" w14:anchorId="7CEB7D84">
          <v:shape id="Object 242" o:spid="_x0000_i1106" type="#_x0000_t75" style="width:48pt;height:18pt;mso-wrap-style:square;mso-position-horizontal-relative:page;mso-position-vertical-relative:page" o:ole="">
            <v:imagedata r:id="rId169" o:title=""/>
          </v:shape>
          <o:OLEObject Type="Embed" ProgID="Equation.DSMT4" ShapeID="Object 242" DrawAspect="Content" ObjectID="_1853311630" r:id="rId170"/>
        </w:object>
      </w:r>
      <w:r>
        <w:rPr>
          <w:rFonts w:hint="eastAsia"/>
          <w:szCs w:val="21"/>
          <w:shd w:val="clear" w:color="auto" w:fill="FFFFFF"/>
        </w:rPr>
        <w:t>等</w:t>
      </w:r>
      <w:r>
        <w:rPr>
          <w:rFonts w:hint="eastAsia"/>
          <w:szCs w:val="21"/>
          <w:shd w:val="clear" w:color="auto" w:fill="FFFFFF"/>
        </w:rPr>
        <w:t>3</w:t>
      </w:r>
      <w:r>
        <w:rPr>
          <w:rFonts w:hint="eastAsia"/>
          <w:szCs w:val="21"/>
          <w:shd w:val="clear" w:color="auto" w:fill="FFFFFF"/>
        </w:rPr>
        <w:t>种</w:t>
      </w:r>
      <w:r>
        <w:rPr>
          <w:szCs w:val="21"/>
          <w:shd w:val="clear" w:color="auto" w:fill="FFFFFF"/>
        </w:rPr>
        <w:t>不同学习率对演员网络的影响</w:t>
      </w:r>
      <w:r>
        <w:rPr>
          <w:rFonts w:hint="eastAsia"/>
          <w:szCs w:val="21"/>
          <w:shd w:val="clear" w:color="auto" w:fill="FFFFFF"/>
        </w:rPr>
        <w:t>。</w:t>
      </w:r>
      <w:commentRangeStart w:id="36"/>
      <w:r>
        <w:rPr>
          <w:rFonts w:hint="eastAsia"/>
          <w:szCs w:val="21"/>
          <w:shd w:val="clear" w:color="auto" w:fill="FFFFFF"/>
        </w:rPr>
        <w:lastRenderedPageBreak/>
        <w:t>所提算法在不同学习率下评论家网络和</w:t>
      </w:r>
      <w:r>
        <w:rPr>
          <w:szCs w:val="21"/>
          <w:shd w:val="clear" w:color="auto" w:fill="FFFFFF"/>
        </w:rPr>
        <w:t>演员</w:t>
      </w:r>
      <w:r>
        <w:rPr>
          <w:rFonts w:hint="eastAsia"/>
          <w:szCs w:val="21"/>
          <w:shd w:val="clear" w:color="auto" w:fill="FFFFFF"/>
        </w:rPr>
        <w:t>网络的收敛性具体如</w:t>
      </w:r>
      <w:r>
        <w:rPr>
          <w:rFonts w:hint="eastAsia"/>
          <w:szCs w:val="21"/>
          <w:highlight w:val="yellow"/>
          <w:shd w:val="clear" w:color="auto" w:fill="FFFFFF"/>
        </w:rPr>
        <w:t>图</w:t>
      </w:r>
      <w:r>
        <w:rPr>
          <w:rFonts w:hint="eastAsia"/>
          <w:szCs w:val="21"/>
          <w:highlight w:val="yellow"/>
          <w:shd w:val="clear" w:color="auto" w:fill="FFFFFF"/>
        </w:rPr>
        <w:t>2~</w:t>
      </w:r>
      <w:r>
        <w:rPr>
          <w:rFonts w:hint="eastAsia"/>
          <w:szCs w:val="21"/>
          <w:highlight w:val="yellow"/>
          <w:shd w:val="clear" w:color="auto" w:fill="FFFFFF"/>
        </w:rPr>
        <w:t>图</w:t>
      </w:r>
      <w:r>
        <w:rPr>
          <w:rFonts w:hint="eastAsia"/>
          <w:szCs w:val="21"/>
          <w:highlight w:val="yellow"/>
          <w:shd w:val="clear" w:color="auto" w:fill="FFFFFF"/>
        </w:rPr>
        <w:t>3</w:t>
      </w:r>
      <w:r>
        <w:rPr>
          <w:rFonts w:hint="eastAsia"/>
          <w:szCs w:val="21"/>
          <w:shd w:val="clear" w:color="auto" w:fill="FFFFFF"/>
        </w:rPr>
        <w:t>所示</w:t>
      </w:r>
      <w:commentRangeEnd w:id="36"/>
      <w:r>
        <w:rPr>
          <w:rStyle w:val="CommentReference"/>
          <w:rFonts w:hint="eastAsia"/>
          <w:shd w:val="clear" w:color="auto" w:fill="FFFFFF"/>
        </w:rPr>
        <w:commentReference w:id="36"/>
      </w:r>
      <w:r>
        <w:rPr>
          <w:rFonts w:hint="eastAsia"/>
          <w:szCs w:val="21"/>
          <w:shd w:val="clear" w:color="auto" w:fill="FFFFFF"/>
        </w:rPr>
        <w:t>。</w:t>
      </w:r>
    </w:p>
    <w:p w14:paraId="0DA9C9FC" w14:textId="4E6C2A81" w:rsidR="00000000" w:rsidRDefault="00993FB6">
      <w:r>
        <w:rPr>
          <w:noProof/>
        </w:rPr>
        <w:drawing>
          <wp:inline distT="0" distB="0" distL="0" distR="0" wp14:anchorId="713B3D24" wp14:editId="4AB2F4F5">
            <wp:extent cx="2876550" cy="2162175"/>
            <wp:effectExtent l="0" t="0" r="0" b="0"/>
            <wp:docPr id="8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876550" cy="2162175"/>
                    </a:xfrm>
                    <a:prstGeom prst="rect">
                      <a:avLst/>
                    </a:prstGeom>
                    <a:noFill/>
                    <a:ln>
                      <a:noFill/>
                    </a:ln>
                    <a:effectLst/>
                  </pic:spPr>
                </pic:pic>
              </a:graphicData>
            </a:graphic>
          </wp:inline>
        </w:drawing>
      </w:r>
    </w:p>
    <w:p w14:paraId="45B69220" w14:textId="77777777" w:rsidR="00000000" w:rsidRDefault="00000000">
      <w:pPr>
        <w:jc w:val="center"/>
      </w:pPr>
      <w:commentRangeStart w:id="37"/>
      <w:r>
        <w:rPr>
          <w:rFonts w:ascii="黑体" w:eastAsia="黑体" w:hAnsi="黑体" w:cs="黑体" w:hint="eastAsia"/>
          <w:sz w:val="18"/>
          <w:szCs w:val="18"/>
        </w:rPr>
        <w:t>图2 所提</w:t>
      </w:r>
      <w:r>
        <w:rPr>
          <w:rFonts w:ascii="黑体" w:eastAsia="黑体" w:hAnsi="黑体" w:cs="黑体" w:hint="eastAsia"/>
          <w:sz w:val="18"/>
          <w:szCs w:val="18"/>
          <w:shd w:val="clear" w:color="auto" w:fill="FFFFFF"/>
        </w:rPr>
        <w:t>算法在不同学习率下对评论家网络的收敛性</w:t>
      </w:r>
      <w:commentRangeEnd w:id="37"/>
      <w:r>
        <w:rPr>
          <w:rStyle w:val="CommentReference"/>
          <w:szCs w:val="24"/>
        </w:rPr>
        <w:commentReference w:id="37"/>
      </w:r>
    </w:p>
    <w:p w14:paraId="0810BDB4" w14:textId="2F168296" w:rsidR="00000000" w:rsidRDefault="00993FB6">
      <w:pPr>
        <w:snapToGrid w:val="0"/>
      </w:pPr>
      <w:r>
        <w:rPr>
          <w:noProof/>
        </w:rPr>
        <w:drawing>
          <wp:inline distT="0" distB="0" distL="0" distR="0" wp14:anchorId="08A58897" wp14:editId="1DA070DD">
            <wp:extent cx="2847975" cy="2133600"/>
            <wp:effectExtent l="0" t="0" r="0" b="0"/>
            <wp:docPr id="8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4"/>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847975" cy="2133600"/>
                    </a:xfrm>
                    <a:prstGeom prst="rect">
                      <a:avLst/>
                    </a:prstGeom>
                    <a:noFill/>
                    <a:ln>
                      <a:noFill/>
                    </a:ln>
                    <a:effectLst/>
                  </pic:spPr>
                </pic:pic>
              </a:graphicData>
            </a:graphic>
          </wp:inline>
        </w:drawing>
      </w:r>
    </w:p>
    <w:p w14:paraId="054A6156" w14:textId="77777777" w:rsidR="00000000" w:rsidRDefault="00000000">
      <w:pPr>
        <w:jc w:val="center"/>
        <w:rPr>
          <w:rFonts w:ascii="黑体" w:eastAsia="黑体" w:hAnsi="黑体" w:cs="黑体"/>
          <w:sz w:val="18"/>
          <w:szCs w:val="18"/>
          <w:shd w:val="clear" w:color="auto" w:fill="FFFFFF"/>
        </w:rPr>
      </w:pPr>
      <w:r>
        <w:rPr>
          <w:rFonts w:ascii="黑体" w:eastAsia="黑体" w:hAnsi="黑体" w:cs="黑体" w:hint="eastAsia"/>
          <w:sz w:val="18"/>
          <w:szCs w:val="18"/>
        </w:rPr>
        <w:t>图</w:t>
      </w:r>
      <w:r>
        <w:rPr>
          <w:rFonts w:ascii="黑体" w:eastAsia="黑体" w:hAnsi="黑体" w:cs="黑体"/>
          <w:sz w:val="18"/>
          <w:szCs w:val="18"/>
        </w:rPr>
        <w:t>3</w:t>
      </w:r>
      <w:r>
        <w:rPr>
          <w:rFonts w:ascii="黑体" w:eastAsia="黑体" w:hAnsi="黑体" w:cs="黑体" w:hint="eastAsia"/>
          <w:sz w:val="18"/>
          <w:szCs w:val="18"/>
        </w:rPr>
        <w:t xml:space="preserve"> 所提</w:t>
      </w:r>
      <w:r>
        <w:rPr>
          <w:rFonts w:ascii="黑体" w:eastAsia="黑体" w:hAnsi="黑体" w:cs="黑体" w:hint="eastAsia"/>
          <w:sz w:val="18"/>
          <w:szCs w:val="18"/>
          <w:shd w:val="clear" w:color="auto" w:fill="FFFFFF"/>
        </w:rPr>
        <w:t>算法在不同学习率下对</w:t>
      </w:r>
      <w:r>
        <w:rPr>
          <w:rFonts w:ascii="黑体" w:eastAsia="黑体" w:hAnsi="黑体" w:cs="黑体"/>
          <w:sz w:val="18"/>
          <w:szCs w:val="18"/>
          <w:shd w:val="clear" w:color="auto" w:fill="FFFFFF"/>
        </w:rPr>
        <w:t>演员</w:t>
      </w:r>
      <w:r>
        <w:rPr>
          <w:rFonts w:ascii="黑体" w:eastAsia="黑体" w:hAnsi="黑体" w:cs="黑体" w:hint="eastAsia"/>
          <w:sz w:val="18"/>
          <w:szCs w:val="18"/>
          <w:shd w:val="clear" w:color="auto" w:fill="FFFFFF"/>
        </w:rPr>
        <w:t>网络的收敛性</w:t>
      </w:r>
    </w:p>
    <w:p w14:paraId="1184C389" w14:textId="77777777" w:rsidR="00000000" w:rsidRDefault="00000000">
      <w:pPr>
        <w:snapToGrid w:val="0"/>
        <w:spacing w:line="360" w:lineRule="exact"/>
        <w:ind w:firstLine="420"/>
        <w:rPr>
          <w:rFonts w:hint="eastAsia"/>
          <w:szCs w:val="21"/>
          <w:shd w:val="clear" w:color="auto" w:fill="FFFFFF"/>
        </w:rPr>
      </w:pPr>
      <w:commentRangeStart w:id="38"/>
      <w:r>
        <w:rPr>
          <w:rFonts w:hint="eastAsia"/>
          <w:szCs w:val="21"/>
          <w:shd w:val="clear" w:color="auto" w:fill="FFFFFF"/>
        </w:rPr>
        <w:t>由图</w:t>
      </w:r>
      <w:r>
        <w:rPr>
          <w:rFonts w:hint="eastAsia"/>
          <w:szCs w:val="21"/>
          <w:shd w:val="clear" w:color="auto" w:fill="FFFFFF"/>
        </w:rPr>
        <w:t>2</w:t>
      </w:r>
      <w:r>
        <w:rPr>
          <w:rFonts w:hint="eastAsia"/>
          <w:szCs w:val="21"/>
          <w:shd w:val="clear" w:color="auto" w:fill="FFFFFF"/>
        </w:rPr>
        <w:t>和图</w:t>
      </w:r>
      <w:r>
        <w:rPr>
          <w:rFonts w:hint="eastAsia"/>
          <w:szCs w:val="21"/>
          <w:shd w:val="clear" w:color="auto" w:fill="FFFFFF"/>
        </w:rPr>
        <w:t>3</w:t>
      </w:r>
      <w:r>
        <w:rPr>
          <w:rFonts w:hint="eastAsia"/>
          <w:szCs w:val="21"/>
          <w:shd w:val="clear" w:color="auto" w:fill="FFFFFF"/>
        </w:rPr>
        <w:t>可以看出，这些算法收敛曲线</w:t>
      </w:r>
      <w:r>
        <w:rPr>
          <w:szCs w:val="21"/>
          <w:shd w:val="clear" w:color="auto" w:fill="FFFFFF"/>
        </w:rPr>
        <w:t>分别在第</w:t>
      </w:r>
      <w:r>
        <w:rPr>
          <w:szCs w:val="21"/>
          <w:shd w:val="clear" w:color="auto" w:fill="FFFFFF"/>
        </w:rPr>
        <w:t>200</w:t>
      </w:r>
      <w:r>
        <w:rPr>
          <w:szCs w:val="21"/>
          <w:shd w:val="clear" w:color="auto" w:fill="FFFFFF"/>
        </w:rPr>
        <w:t>个回合附近收敛，表明在解决复杂问题</w:t>
      </w:r>
      <w:r>
        <w:rPr>
          <w:position w:val="-12"/>
        </w:rPr>
        <w:object w:dxaOrig="239" w:dyaOrig="359" w14:anchorId="5175BBBB">
          <v:shape id="Object 259" o:spid="_x0000_i1109" type="#_x0000_t75" style="width:12pt;height:17.25pt;mso-wrap-style:square;mso-position-horizontal-relative:page;mso-position-vertical-relative:page" o:ole="">
            <v:fill o:detectmouseclick="t"/>
            <v:imagedata r:id="rId173" o:title=""/>
          </v:shape>
          <o:OLEObject Type="Embed" ProgID="Equation.DSMT4" ShapeID="Object 259" DrawAspect="Content" ObjectID="_1853311631" r:id="rId174"/>
        </w:object>
      </w:r>
      <w:r>
        <w:rPr>
          <w:szCs w:val="21"/>
          <w:shd w:val="clear" w:color="auto" w:fill="FFFFFF"/>
        </w:rPr>
        <w:t>时</w:t>
      </w:r>
      <w:r>
        <w:rPr>
          <w:rFonts w:hint="eastAsia"/>
          <w:szCs w:val="21"/>
          <w:shd w:val="clear" w:color="auto" w:fill="FFFFFF"/>
        </w:rPr>
        <w:t>，所</w:t>
      </w:r>
      <w:r>
        <w:rPr>
          <w:szCs w:val="21"/>
          <w:shd w:val="clear" w:color="auto" w:fill="FFFFFF"/>
        </w:rPr>
        <w:t>提算法</w:t>
      </w:r>
      <w:r>
        <w:rPr>
          <w:rFonts w:hint="eastAsia"/>
          <w:szCs w:val="21"/>
          <w:shd w:val="clear" w:color="auto" w:fill="FFFFFF"/>
        </w:rPr>
        <w:t>表现出了快速的收敛特性</w:t>
      </w:r>
      <w:r>
        <w:rPr>
          <w:szCs w:val="21"/>
          <w:shd w:val="clear" w:color="auto" w:fill="FFFFFF"/>
        </w:rPr>
        <w:t>。</w:t>
      </w:r>
      <w:commentRangeEnd w:id="38"/>
      <w:r>
        <w:rPr>
          <w:rStyle w:val="CommentReference"/>
          <w:rFonts w:hint="eastAsia"/>
          <w:shd w:val="clear" w:color="auto" w:fill="FFFFFF"/>
        </w:rPr>
        <w:commentReference w:id="38"/>
      </w:r>
    </w:p>
    <w:p w14:paraId="2D4E2774" w14:textId="77777777" w:rsidR="00000000" w:rsidRDefault="00000000">
      <w:pPr>
        <w:snapToGrid w:val="0"/>
        <w:spacing w:line="360" w:lineRule="exact"/>
        <w:ind w:firstLine="420"/>
      </w:pPr>
      <w:r>
        <w:rPr>
          <w:rFonts w:hint="eastAsia"/>
          <w:szCs w:val="21"/>
          <w:shd w:val="clear" w:color="auto" w:fill="FFFFFF"/>
        </w:rPr>
        <w:t>将所提</w:t>
      </w:r>
      <w:r>
        <w:rPr>
          <w:szCs w:val="21"/>
          <w:shd w:val="clear" w:color="auto" w:fill="FFFFFF"/>
        </w:rPr>
        <w:t>算法和</w:t>
      </w:r>
      <w:r>
        <w:rPr>
          <w:rFonts w:hint="eastAsia"/>
          <w:szCs w:val="21"/>
          <w:shd w:val="clear" w:color="auto" w:fill="FFFFFF"/>
        </w:rPr>
        <w:t>随机接入</w:t>
      </w:r>
      <w:r>
        <w:rPr>
          <w:szCs w:val="21"/>
          <w:shd w:val="clear" w:color="auto" w:fill="FFFFFF"/>
        </w:rPr>
        <w:t>算法及</w:t>
      </w:r>
      <w:r>
        <w:rPr>
          <w:bCs/>
        </w:rPr>
        <w:t>AC</w:t>
      </w:r>
      <w:r>
        <w:rPr>
          <w:szCs w:val="21"/>
          <w:shd w:val="clear" w:color="auto" w:fill="FFFFFF"/>
        </w:rPr>
        <w:t>算法</w:t>
      </w:r>
      <w:r>
        <w:rPr>
          <w:rFonts w:hint="eastAsia"/>
          <w:szCs w:val="21"/>
          <w:shd w:val="clear" w:color="auto" w:fill="FFFFFF"/>
        </w:rPr>
        <w:t>在任务处理</w:t>
      </w:r>
      <w:r>
        <w:rPr>
          <w:szCs w:val="21"/>
          <w:shd w:val="clear" w:color="auto" w:fill="FFFFFF"/>
        </w:rPr>
        <w:t>奖励和能量消耗</w:t>
      </w:r>
      <w:r>
        <w:rPr>
          <w:rFonts w:hint="eastAsia"/>
          <w:szCs w:val="21"/>
          <w:shd w:val="clear" w:color="auto" w:fill="FFFFFF"/>
        </w:rPr>
        <w:t>等方面</w:t>
      </w:r>
      <w:r>
        <w:rPr>
          <w:szCs w:val="21"/>
          <w:shd w:val="clear" w:color="auto" w:fill="FFFFFF"/>
        </w:rPr>
        <w:t>进行比较分析。</w:t>
      </w:r>
      <w:r>
        <w:rPr>
          <w:rFonts w:hint="eastAsia"/>
          <w:szCs w:val="21"/>
          <w:shd w:val="clear" w:color="auto" w:fill="FFFFFF"/>
        </w:rPr>
        <w:t>为了最小化能量消耗，通过总能量消耗的倒数确定奖励的大小，因此较高的奖励值表示系统性能较好，在降低能耗方面性能更优越。</w:t>
      </w:r>
      <w:r>
        <w:rPr>
          <w:rFonts w:hint="eastAsia"/>
          <w:szCs w:val="21"/>
          <w:shd w:val="clear" w:color="auto" w:fill="FFFFFF"/>
        </w:rPr>
        <w:t>3</w:t>
      </w:r>
      <w:r>
        <w:rPr>
          <w:rFonts w:hint="eastAsia"/>
          <w:szCs w:val="21"/>
          <w:shd w:val="clear" w:color="auto" w:fill="FFFFFF"/>
        </w:rPr>
        <w:t>种算法的综合性能对比结果如图</w:t>
      </w:r>
      <w:r>
        <w:rPr>
          <w:rFonts w:hint="eastAsia"/>
          <w:szCs w:val="21"/>
          <w:shd w:val="clear" w:color="auto" w:fill="FFFFFF"/>
        </w:rPr>
        <w:t>4</w:t>
      </w:r>
      <w:r>
        <w:rPr>
          <w:rFonts w:hint="eastAsia"/>
          <w:szCs w:val="21"/>
          <w:shd w:val="clear" w:color="auto" w:fill="FFFFFF"/>
        </w:rPr>
        <w:t>所示。</w:t>
      </w:r>
    </w:p>
    <w:p w14:paraId="2A4C47F6" w14:textId="720FA44A" w:rsidR="00000000" w:rsidRDefault="00993FB6">
      <w:pPr>
        <w:rPr>
          <w:lang w:val="en-US" w:eastAsia="zh-CN"/>
        </w:rPr>
      </w:pPr>
      <w:r>
        <w:rPr>
          <w:noProof/>
        </w:rPr>
        <w:drawing>
          <wp:inline distT="0" distB="0" distL="0" distR="0" wp14:anchorId="2CAFDB96" wp14:editId="0F19F66E">
            <wp:extent cx="2867025" cy="2143125"/>
            <wp:effectExtent l="0" t="0" r="0" b="0"/>
            <wp:docPr id="86"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867025" cy="2143125"/>
                    </a:xfrm>
                    <a:prstGeom prst="rect">
                      <a:avLst/>
                    </a:prstGeom>
                    <a:noFill/>
                    <a:ln>
                      <a:noFill/>
                    </a:ln>
                    <a:effectLst/>
                  </pic:spPr>
                </pic:pic>
              </a:graphicData>
            </a:graphic>
          </wp:inline>
        </w:drawing>
      </w:r>
    </w:p>
    <w:p w14:paraId="4B717265" w14:textId="77777777" w:rsidR="00000000" w:rsidRDefault="00000000">
      <w:pPr>
        <w:jc w:val="center"/>
        <w:rPr>
          <w:rFonts w:ascii="黑体" w:eastAsia="黑体" w:hAnsi="黑体" w:cs="黑体"/>
          <w:sz w:val="18"/>
          <w:szCs w:val="18"/>
        </w:rPr>
      </w:pPr>
      <w:r>
        <w:rPr>
          <w:rFonts w:ascii="黑体" w:eastAsia="黑体" w:hAnsi="黑体" w:cs="黑体" w:hint="eastAsia"/>
          <w:sz w:val="18"/>
          <w:szCs w:val="18"/>
        </w:rPr>
        <w:t>图4  3种算法的综合性能</w:t>
      </w:r>
      <w:bookmarkStart w:id="39" w:name="OLE_LINK3"/>
      <w:r>
        <w:rPr>
          <w:rFonts w:ascii="黑体" w:eastAsia="黑体" w:hAnsi="黑体" w:cs="黑体" w:hint="eastAsia"/>
          <w:sz w:val="18"/>
          <w:szCs w:val="18"/>
        </w:rPr>
        <w:t>对比结果</w:t>
      </w:r>
    </w:p>
    <w:p w14:paraId="5A3E7836" w14:textId="77777777" w:rsidR="00000000" w:rsidRDefault="00000000">
      <w:pPr>
        <w:snapToGrid w:val="0"/>
        <w:spacing w:line="360" w:lineRule="exact"/>
        <w:ind w:firstLine="420"/>
        <w:rPr>
          <w:rFonts w:hint="eastAsia"/>
          <w:szCs w:val="21"/>
          <w:shd w:val="clear" w:color="auto" w:fill="FFFFFF"/>
        </w:rPr>
      </w:pPr>
      <w:r>
        <w:rPr>
          <w:rFonts w:hint="eastAsia"/>
          <w:szCs w:val="21"/>
          <w:shd w:val="clear" w:color="auto" w:fill="FFFFFF"/>
        </w:rPr>
        <w:t>由图</w:t>
      </w:r>
      <w:r>
        <w:rPr>
          <w:rFonts w:hint="eastAsia"/>
          <w:szCs w:val="21"/>
          <w:shd w:val="clear" w:color="auto" w:fill="FFFFFF"/>
        </w:rPr>
        <w:t>4</w:t>
      </w:r>
      <w:r>
        <w:rPr>
          <w:rFonts w:hint="eastAsia"/>
          <w:szCs w:val="21"/>
          <w:shd w:val="clear" w:color="auto" w:fill="FFFFFF"/>
        </w:rPr>
        <w:t>可以看出，当所有参数都采用默认设置时，所提算法在收敛性上更稳定，且能实现最大的收益。</w:t>
      </w:r>
      <w:r>
        <w:rPr>
          <w:rFonts w:hint="eastAsia"/>
          <w:szCs w:val="21"/>
          <w:shd w:val="clear" w:color="auto" w:fill="FFFFFF"/>
        </w:rPr>
        <w:t>AC</w:t>
      </w:r>
      <w:r>
        <w:rPr>
          <w:rFonts w:hint="eastAsia"/>
          <w:szCs w:val="21"/>
          <w:shd w:val="clear" w:color="auto" w:fill="FFFFFF"/>
        </w:rPr>
        <w:t>算法和随机接入算法虽然能够收敛，但其收益明显低于所提算法，且稳定性较差。因此，所提算法在收敛后，其奖励几乎保持稳定，具有强大的鲁棒性和稳定性。</w:t>
      </w:r>
    </w:p>
    <w:p w14:paraId="2996A28F" w14:textId="77777777" w:rsidR="00000000" w:rsidRDefault="00000000">
      <w:pPr>
        <w:snapToGrid w:val="0"/>
        <w:spacing w:line="360" w:lineRule="exact"/>
        <w:ind w:firstLine="420"/>
        <w:rPr>
          <w:szCs w:val="21"/>
          <w:shd w:val="clear" w:color="auto" w:fill="FFFFFF"/>
        </w:rPr>
      </w:pPr>
      <w:r>
        <w:rPr>
          <w:rFonts w:hint="eastAsia"/>
          <w:szCs w:val="21"/>
          <w:shd w:val="clear" w:color="auto" w:fill="FFFFFF"/>
        </w:rPr>
        <w:t>.......</w:t>
      </w:r>
    </w:p>
    <w:bookmarkEnd w:id="39"/>
    <w:p w14:paraId="12E713DB" w14:textId="77777777" w:rsidR="00000000" w:rsidRDefault="00000000">
      <w:pPr>
        <w:pStyle w:val="Heading2"/>
        <w:rPr>
          <w:rFonts w:ascii="Segoe UI" w:hAnsi="Segoe UI" w:cs="Segoe UI"/>
          <w:szCs w:val="21"/>
          <w:shd w:val="clear" w:color="auto" w:fill="FFFFFF"/>
        </w:rPr>
      </w:pPr>
      <w:r>
        <w:rPr>
          <w:rFonts w:ascii="黑体" w:hint="eastAsia"/>
          <w:b w:val="0"/>
          <w:sz w:val="28"/>
          <w:szCs w:val="28"/>
        </w:rPr>
        <w:t>4</w:t>
      </w:r>
      <w:commentRangeStart w:id="40"/>
      <w:r>
        <w:rPr>
          <w:rFonts w:ascii="黑体" w:hint="eastAsia"/>
          <w:b w:val="0"/>
          <w:sz w:val="28"/>
          <w:szCs w:val="28"/>
        </w:rPr>
        <w:t xml:space="preserve">  结语</w:t>
      </w:r>
      <w:commentRangeEnd w:id="40"/>
      <w:r>
        <w:rPr>
          <w:rStyle w:val="CommentReference"/>
          <w:rFonts w:ascii="Segoe UI" w:hAnsi="Segoe UI" w:cs="Segoe UI"/>
          <w:sz w:val="32"/>
          <w:shd w:val="clear" w:color="auto" w:fill="FFFFFF"/>
        </w:rPr>
        <w:commentReference w:id="40"/>
      </w:r>
    </w:p>
    <w:p w14:paraId="45F16C1C" w14:textId="77777777" w:rsidR="00000000" w:rsidRDefault="00000000">
      <w:pPr>
        <w:snapToGrid w:val="0"/>
        <w:spacing w:line="360" w:lineRule="exact"/>
        <w:ind w:firstLine="420"/>
        <w:rPr>
          <w:szCs w:val="21"/>
          <w:shd w:val="clear" w:color="auto" w:fill="FFFFFF"/>
        </w:rPr>
      </w:pPr>
      <w:r>
        <w:rPr>
          <w:rFonts w:hint="eastAsia"/>
          <w:szCs w:val="21"/>
          <w:shd w:val="clear" w:color="auto" w:fill="FFFFFF"/>
        </w:rPr>
        <w:t>针对为</w:t>
      </w:r>
      <w:r>
        <w:rPr>
          <w:rFonts w:hint="eastAsia"/>
          <w:szCs w:val="21"/>
          <w:shd w:val="clear" w:color="auto" w:fill="FFFFFF"/>
        </w:rPr>
        <w:t>IoT</w:t>
      </w:r>
      <w:r>
        <w:rPr>
          <w:rFonts w:hint="eastAsia"/>
          <w:szCs w:val="21"/>
          <w:shd w:val="clear" w:color="auto" w:fill="FFFFFF"/>
        </w:rPr>
        <w:t>设备在可信的环境下就近提供算力以减少设备能耗的问题，提出了一种区块链驱动的边缘计算系统联合优化算法。通过</w:t>
      </w:r>
      <w:r>
        <w:rPr>
          <w:rFonts w:hint="eastAsia"/>
          <w:szCs w:val="21"/>
          <w:shd w:val="clear" w:color="auto" w:fill="FFFFFF"/>
        </w:rPr>
        <w:t>IoT</w:t>
      </w:r>
      <w:r>
        <w:rPr>
          <w:rFonts w:hint="eastAsia"/>
          <w:szCs w:val="21"/>
          <w:shd w:val="clear" w:color="auto" w:fill="FFFFFF"/>
        </w:rPr>
        <w:t>设备的接入控制优化，以及基站的计算资源在任务处理和区块共识之间的优化分配，以</w:t>
      </w:r>
      <w:r>
        <w:rPr>
          <w:szCs w:val="21"/>
          <w:shd w:val="clear" w:color="auto" w:fill="FFFFFF"/>
        </w:rPr>
        <w:t>最大限度地减少网络能耗。为了能够</w:t>
      </w:r>
      <w:r>
        <w:rPr>
          <w:rFonts w:hint="eastAsia"/>
          <w:szCs w:val="21"/>
          <w:shd w:val="clear" w:color="auto" w:fill="FFFFFF"/>
        </w:rPr>
        <w:t>根据环境变化动态调整决策，以适应网络的高度动态特性，将问题转换为马尔科夫决策过程，并使用</w:t>
      </w:r>
      <w:r>
        <w:rPr>
          <w:rFonts w:hint="eastAsia"/>
          <w:szCs w:val="21"/>
          <w:shd w:val="clear" w:color="auto" w:fill="FFFFFF"/>
        </w:rPr>
        <w:t>DDPG</w:t>
      </w:r>
      <w:r>
        <w:rPr>
          <w:rFonts w:hint="eastAsia"/>
          <w:szCs w:val="21"/>
          <w:shd w:val="clear" w:color="auto" w:fill="FFFFFF"/>
        </w:rPr>
        <w:t>算法对问题进行求解。</w:t>
      </w:r>
      <w:r>
        <w:rPr>
          <w:szCs w:val="21"/>
          <w:shd w:val="clear" w:color="auto" w:fill="FFFFFF"/>
        </w:rPr>
        <w:t>仿真结果表明，</w:t>
      </w:r>
      <w:r>
        <w:rPr>
          <w:rFonts w:hint="eastAsia"/>
          <w:szCs w:val="21"/>
          <w:shd w:val="clear" w:color="auto" w:fill="FFFFFF"/>
        </w:rPr>
        <w:t>相较于其他算法，所提算法能够有效地降低网络能耗，提高</w:t>
      </w:r>
      <w:r>
        <w:rPr>
          <w:rFonts w:hint="eastAsia"/>
          <w:szCs w:val="21"/>
          <w:shd w:val="clear" w:color="auto" w:fill="FFFFFF"/>
        </w:rPr>
        <w:t>DDPG</w:t>
      </w:r>
      <w:r>
        <w:rPr>
          <w:rFonts w:hint="eastAsia"/>
          <w:szCs w:val="21"/>
          <w:shd w:val="clear" w:color="auto" w:fill="FFFFFF"/>
        </w:rPr>
        <w:t>智能体的长期平均累积奖励。</w:t>
      </w:r>
    </w:p>
    <w:p w14:paraId="59CD46D0" w14:textId="77777777" w:rsidR="00000000" w:rsidRDefault="00000000">
      <w:pPr>
        <w:snapToGrid w:val="0"/>
        <w:spacing w:before="180" w:after="180"/>
        <w:jc w:val="center"/>
        <w:rPr>
          <w:rFonts w:ascii="Times New Roman MT Extra Bold" w:eastAsia="黑体" w:hAnsi="Times New Roman MT Extra Bold"/>
        </w:rPr>
      </w:pPr>
      <w:commentRangeStart w:id="41"/>
      <w:r>
        <w:rPr>
          <w:rFonts w:ascii="Times New Roman MT Extra Bold" w:eastAsia="黑体" w:hAnsi="Times New Roman MT Extra Bold"/>
        </w:rPr>
        <w:t>参</w:t>
      </w:r>
      <w:r>
        <w:rPr>
          <w:rFonts w:ascii="Times New Roman MT Extra Bold" w:eastAsia="黑体" w:hAnsi="Times New Roman MT Extra Bold" w:hint="eastAsia"/>
        </w:rPr>
        <w:t xml:space="preserve"> </w:t>
      </w:r>
      <w:r>
        <w:rPr>
          <w:rFonts w:ascii="Times New Roman MT Extra Bold" w:eastAsia="黑体" w:hAnsi="Times New Roman MT Extra Bold"/>
        </w:rPr>
        <w:t>考</w:t>
      </w:r>
      <w:r>
        <w:rPr>
          <w:rFonts w:ascii="Times New Roman MT Extra Bold" w:eastAsia="黑体" w:hAnsi="Times New Roman MT Extra Bold" w:hint="eastAsia"/>
        </w:rPr>
        <w:t xml:space="preserve"> </w:t>
      </w:r>
      <w:r>
        <w:rPr>
          <w:rFonts w:ascii="Times New Roman MT Extra Bold" w:eastAsia="黑体" w:hAnsi="Times New Roman MT Extra Bold"/>
        </w:rPr>
        <w:t>文</w:t>
      </w:r>
      <w:r>
        <w:rPr>
          <w:rFonts w:ascii="Times New Roman MT Extra Bold" w:eastAsia="黑体" w:hAnsi="Times New Roman MT Extra Bold" w:hint="eastAsia"/>
        </w:rPr>
        <w:t xml:space="preserve"> </w:t>
      </w:r>
      <w:r>
        <w:rPr>
          <w:rFonts w:ascii="Times New Roman MT Extra Bold" w:eastAsia="黑体" w:hAnsi="Times New Roman MT Extra Bold"/>
        </w:rPr>
        <w:t>献</w:t>
      </w:r>
      <w:bookmarkStart w:id="42" w:name="_Ref141816378"/>
      <w:commentRangeEnd w:id="41"/>
      <w:r>
        <w:rPr>
          <w:rStyle w:val="CommentReference"/>
          <w:rFonts w:ascii="Times New Roman MT Extra Bold" w:eastAsia="黑体" w:hAnsi="Times New Roman MT Extra Bold"/>
          <w:szCs w:val="24"/>
        </w:rPr>
        <w:commentReference w:id="41"/>
      </w:r>
    </w:p>
    <w:p w14:paraId="33226ED5" w14:textId="77777777" w:rsidR="00000000" w:rsidRDefault="00000000">
      <w:pPr>
        <w:tabs>
          <w:tab w:val="left" w:pos="0"/>
        </w:tabs>
        <w:spacing w:line="300" w:lineRule="exact"/>
        <w:rPr>
          <w:kern w:val="0"/>
          <w:sz w:val="15"/>
          <w:szCs w:val="22"/>
          <w:lang w:bidi="zh-CN"/>
        </w:rPr>
      </w:pPr>
      <w:r>
        <w:rPr>
          <w:rFonts w:hint="eastAsia"/>
          <w:kern w:val="0"/>
          <w:sz w:val="15"/>
          <w:szCs w:val="22"/>
          <w:lang w:bidi="zh-CN"/>
        </w:rPr>
        <w:t>[1]</w:t>
      </w:r>
      <w:commentRangeStart w:id="43"/>
      <w:r>
        <w:rPr>
          <w:kern w:val="0"/>
          <w:sz w:val="15"/>
          <w:szCs w:val="22"/>
          <w:lang w:bidi="zh-CN"/>
        </w:rPr>
        <w:t>Li</w:t>
      </w:r>
      <w:r>
        <w:rPr>
          <w:rFonts w:hint="eastAsia"/>
          <w:kern w:val="0"/>
          <w:sz w:val="15"/>
          <w:szCs w:val="22"/>
          <w:lang w:bidi="zh-CN"/>
        </w:rPr>
        <w:t xml:space="preserve"> </w:t>
      </w:r>
      <w:r>
        <w:rPr>
          <w:kern w:val="0"/>
          <w:sz w:val="15"/>
          <w:szCs w:val="22"/>
          <w:lang w:bidi="zh-CN"/>
        </w:rPr>
        <w:t>H,Ota</w:t>
      </w:r>
      <w:r>
        <w:rPr>
          <w:rFonts w:hint="eastAsia"/>
          <w:kern w:val="0"/>
          <w:sz w:val="15"/>
          <w:szCs w:val="22"/>
          <w:lang w:bidi="zh-CN"/>
        </w:rPr>
        <w:t xml:space="preserve"> </w:t>
      </w:r>
      <w:r>
        <w:rPr>
          <w:kern w:val="0"/>
          <w:sz w:val="15"/>
          <w:szCs w:val="22"/>
          <w:lang w:bidi="zh-CN"/>
        </w:rPr>
        <w:t>K,Dong</w:t>
      </w:r>
      <w:r>
        <w:rPr>
          <w:rFonts w:hint="eastAsia"/>
          <w:kern w:val="0"/>
          <w:sz w:val="15"/>
          <w:szCs w:val="22"/>
          <w:lang w:bidi="zh-CN"/>
        </w:rPr>
        <w:t xml:space="preserve"> </w:t>
      </w:r>
      <w:r>
        <w:rPr>
          <w:kern w:val="0"/>
          <w:sz w:val="15"/>
          <w:szCs w:val="22"/>
          <w:lang w:bidi="zh-CN"/>
        </w:rPr>
        <w:t>M</w:t>
      </w:r>
      <w:r>
        <w:rPr>
          <w:rFonts w:hint="eastAsia"/>
          <w:kern w:val="0"/>
          <w:sz w:val="15"/>
          <w:szCs w:val="22"/>
          <w:lang w:bidi="zh-CN"/>
        </w:rPr>
        <w:t xml:space="preserve"> </w:t>
      </w:r>
      <w:r>
        <w:rPr>
          <w:kern w:val="0"/>
          <w:sz w:val="15"/>
          <w:szCs w:val="22"/>
          <w:lang w:bidi="zh-CN"/>
        </w:rPr>
        <w:t>X.</w:t>
      </w:r>
      <w:commentRangeEnd w:id="43"/>
      <w:r>
        <w:rPr>
          <w:rStyle w:val="CommentReference"/>
          <w:kern w:val="0"/>
          <w:sz w:val="15"/>
          <w:szCs w:val="22"/>
          <w:lang w:bidi="zh-CN"/>
        </w:rPr>
        <w:commentReference w:id="43"/>
      </w:r>
      <w:r>
        <w:rPr>
          <w:kern w:val="0"/>
          <w:sz w:val="15"/>
          <w:szCs w:val="22"/>
          <w:lang w:bidi="zh-CN"/>
        </w:rPr>
        <w:t>Ai in sagin:Building deep learning service-oriented space-air-ground integrated networks[J].IEEE Network, 2023,37(2):154-159.</w:t>
      </w:r>
    </w:p>
    <w:p w14:paraId="4B02AFFA" w14:textId="77777777" w:rsidR="00000000" w:rsidRDefault="00000000">
      <w:pPr>
        <w:tabs>
          <w:tab w:val="left" w:pos="0"/>
        </w:tabs>
        <w:spacing w:line="300" w:lineRule="exact"/>
        <w:rPr>
          <w:ins w:id="44" w:author="admin" w:date="2024-03-06T10:10:00Z"/>
          <w:color w:val="0000FF"/>
          <w:kern w:val="0"/>
          <w:sz w:val="15"/>
          <w:szCs w:val="15"/>
        </w:rPr>
      </w:pPr>
      <w:commentRangeStart w:id="45"/>
      <w:r>
        <w:rPr>
          <w:rFonts w:hint="eastAsia"/>
          <w:color w:val="0000FF"/>
          <w:kern w:val="0"/>
          <w:sz w:val="15"/>
          <w:szCs w:val="15"/>
        </w:rPr>
        <w:t>[2]</w:t>
      </w:r>
      <w:r>
        <w:rPr>
          <w:color w:val="0000FF"/>
          <w:kern w:val="0"/>
          <w:sz w:val="15"/>
          <w:szCs w:val="15"/>
        </w:rPr>
        <w:t>Kang J</w:t>
      </w:r>
      <w:r>
        <w:rPr>
          <w:rFonts w:hint="eastAsia"/>
          <w:color w:val="0000FF"/>
          <w:kern w:val="0"/>
          <w:sz w:val="15"/>
          <w:szCs w:val="15"/>
        </w:rPr>
        <w:t xml:space="preserve"> </w:t>
      </w:r>
      <w:r>
        <w:rPr>
          <w:color w:val="0000FF"/>
          <w:kern w:val="0"/>
          <w:sz w:val="15"/>
          <w:szCs w:val="15"/>
        </w:rPr>
        <w:t>W,Li</w:t>
      </w:r>
      <w:r>
        <w:rPr>
          <w:rFonts w:hint="eastAsia"/>
          <w:color w:val="0000FF"/>
          <w:kern w:val="0"/>
          <w:sz w:val="15"/>
          <w:szCs w:val="15"/>
        </w:rPr>
        <w:t xml:space="preserve"> </w:t>
      </w:r>
      <w:r>
        <w:rPr>
          <w:color w:val="0000FF"/>
          <w:kern w:val="0"/>
          <w:sz w:val="15"/>
          <w:szCs w:val="15"/>
        </w:rPr>
        <w:t>X</w:t>
      </w:r>
      <w:r>
        <w:rPr>
          <w:rFonts w:hint="eastAsia"/>
          <w:color w:val="0000FF"/>
          <w:kern w:val="0"/>
          <w:sz w:val="15"/>
          <w:szCs w:val="15"/>
        </w:rPr>
        <w:t xml:space="preserve"> </w:t>
      </w:r>
      <w:r>
        <w:rPr>
          <w:color w:val="0000FF"/>
          <w:kern w:val="0"/>
          <w:sz w:val="15"/>
          <w:szCs w:val="15"/>
        </w:rPr>
        <w:t>D,N</w:t>
      </w:r>
      <w:r>
        <w:rPr>
          <w:rFonts w:hint="eastAsia"/>
          <w:color w:val="0000FF"/>
          <w:kern w:val="0"/>
          <w:sz w:val="15"/>
          <w:szCs w:val="15"/>
        </w:rPr>
        <w:t xml:space="preserve">ie </w:t>
      </w:r>
      <w:r>
        <w:rPr>
          <w:color w:val="0000FF"/>
          <w:kern w:val="0"/>
          <w:sz w:val="15"/>
          <w:szCs w:val="15"/>
        </w:rPr>
        <w:t>J</w:t>
      </w:r>
      <w:r>
        <w:rPr>
          <w:rFonts w:hint="eastAsia"/>
          <w:color w:val="0000FF"/>
          <w:kern w:val="0"/>
          <w:sz w:val="15"/>
          <w:szCs w:val="15"/>
        </w:rPr>
        <w:t xml:space="preserve"> T,et al</w:t>
      </w:r>
      <w:r>
        <w:rPr>
          <w:color w:val="0000FF"/>
          <w:kern w:val="0"/>
          <w:sz w:val="15"/>
          <w:szCs w:val="15"/>
        </w:rPr>
        <w:t xml:space="preserve">.Communication-efficient and </w:t>
      </w:r>
      <w:r>
        <w:rPr>
          <w:color w:val="0000FF"/>
          <w:kern w:val="0"/>
          <w:sz w:val="15"/>
          <w:szCs w:val="15"/>
        </w:rPr>
        <w:lastRenderedPageBreak/>
        <w:t>cross-chain empowered federated</w:t>
      </w:r>
      <w:r>
        <w:rPr>
          <w:rFonts w:hint="eastAsia"/>
          <w:color w:val="0000FF"/>
          <w:kern w:val="0"/>
          <w:sz w:val="15"/>
          <w:szCs w:val="15"/>
        </w:rPr>
        <w:t xml:space="preserve"> </w:t>
      </w:r>
      <w:r>
        <w:rPr>
          <w:color w:val="0000FF"/>
          <w:kern w:val="0"/>
          <w:sz w:val="15"/>
          <w:szCs w:val="15"/>
        </w:rPr>
        <w:t xml:space="preserve">learning for artificial intelligence of things[J].IEEE Transactions on Network Science and Engineering,2022, 9(5):2966-2977. </w:t>
      </w:r>
      <w:commentRangeEnd w:id="45"/>
      <w:r>
        <w:rPr>
          <w:rStyle w:val="CommentReference"/>
          <w:color w:val="0000FF"/>
          <w:kern w:val="0"/>
          <w:sz w:val="15"/>
          <w:szCs w:val="15"/>
        </w:rPr>
        <w:commentReference w:id="45"/>
      </w:r>
    </w:p>
    <w:p w14:paraId="4125F86A" w14:textId="77777777" w:rsidR="00000000" w:rsidRDefault="00000000">
      <w:pPr>
        <w:tabs>
          <w:tab w:val="left" w:pos="0"/>
        </w:tabs>
        <w:spacing w:line="300" w:lineRule="exact"/>
        <w:rPr>
          <w:kern w:val="0"/>
          <w:sz w:val="15"/>
          <w:szCs w:val="22"/>
          <w:lang w:bidi="zh-CN"/>
        </w:rPr>
      </w:pPr>
      <w:r>
        <w:rPr>
          <w:rFonts w:hint="eastAsia"/>
          <w:kern w:val="0"/>
          <w:sz w:val="15"/>
          <w:szCs w:val="22"/>
          <w:lang w:bidi="zh-CN"/>
        </w:rPr>
        <w:t>[3]</w:t>
      </w:r>
      <w:r>
        <w:rPr>
          <w:rFonts w:hint="eastAsia"/>
          <w:kern w:val="0"/>
          <w:sz w:val="15"/>
          <w:szCs w:val="15"/>
        </w:rPr>
        <w:t>Yuan X M,Chen J H,Zhang N,et al</w:t>
      </w:r>
      <w:r>
        <w:rPr>
          <w:kern w:val="0"/>
          <w:sz w:val="15"/>
          <w:szCs w:val="15"/>
        </w:rPr>
        <w:t>.Digital</w:t>
      </w:r>
      <w:r>
        <w:rPr>
          <w:rFonts w:hint="eastAsia"/>
          <w:kern w:val="0"/>
          <w:sz w:val="15"/>
          <w:szCs w:val="15"/>
        </w:rPr>
        <w:t xml:space="preserve"> </w:t>
      </w:r>
      <w:r>
        <w:rPr>
          <w:kern w:val="0"/>
          <w:sz w:val="15"/>
          <w:szCs w:val="15"/>
        </w:rPr>
        <w:t>twin-driven vehicular task offloading and irs configuration in the internet</w:t>
      </w:r>
      <w:r>
        <w:rPr>
          <w:rFonts w:hint="eastAsia"/>
          <w:kern w:val="0"/>
          <w:sz w:val="15"/>
          <w:szCs w:val="15"/>
        </w:rPr>
        <w:t xml:space="preserve"> </w:t>
      </w:r>
      <w:r>
        <w:rPr>
          <w:kern w:val="0"/>
          <w:sz w:val="15"/>
          <w:szCs w:val="15"/>
        </w:rPr>
        <w:t xml:space="preserve">of vehicles[J].IEEE Transactions on Intelligent Transportation Systems,2022, 23(12):24290-24304. </w:t>
      </w:r>
    </w:p>
    <w:p w14:paraId="68B7D83E" w14:textId="77777777" w:rsidR="00000000" w:rsidRDefault="00000000">
      <w:pPr>
        <w:tabs>
          <w:tab w:val="left" w:pos="0"/>
        </w:tabs>
        <w:spacing w:line="300" w:lineRule="exact"/>
        <w:rPr>
          <w:kern w:val="0"/>
          <w:sz w:val="15"/>
          <w:szCs w:val="22"/>
          <w:lang w:bidi="zh-CN"/>
        </w:rPr>
      </w:pPr>
      <w:r>
        <w:rPr>
          <w:rFonts w:hint="eastAsia"/>
          <w:kern w:val="0"/>
          <w:sz w:val="15"/>
          <w:szCs w:val="22"/>
          <w:lang w:bidi="zh-CN"/>
        </w:rPr>
        <w:t>[4]</w:t>
      </w:r>
      <w:r>
        <w:rPr>
          <w:kern w:val="0"/>
          <w:sz w:val="15"/>
          <w:szCs w:val="15"/>
        </w:rPr>
        <w:t>F</w:t>
      </w:r>
      <w:r>
        <w:rPr>
          <w:rFonts w:hint="eastAsia"/>
          <w:kern w:val="0"/>
          <w:sz w:val="15"/>
          <w:szCs w:val="15"/>
        </w:rPr>
        <w:t>eng J</w:t>
      </w:r>
      <w:r>
        <w:rPr>
          <w:kern w:val="0"/>
          <w:sz w:val="15"/>
          <w:szCs w:val="15"/>
        </w:rPr>
        <w:t>,L</w:t>
      </w:r>
      <w:r>
        <w:rPr>
          <w:rFonts w:hint="eastAsia"/>
          <w:kern w:val="0"/>
          <w:sz w:val="15"/>
          <w:szCs w:val="15"/>
        </w:rPr>
        <w:t>iu L</w:t>
      </w:r>
      <w:r>
        <w:rPr>
          <w:kern w:val="0"/>
          <w:sz w:val="15"/>
          <w:szCs w:val="15"/>
        </w:rPr>
        <w:t>,H</w:t>
      </w:r>
      <w:r>
        <w:rPr>
          <w:rFonts w:hint="eastAsia"/>
          <w:kern w:val="0"/>
          <w:sz w:val="15"/>
          <w:szCs w:val="15"/>
        </w:rPr>
        <w:t>ou X W</w:t>
      </w:r>
      <w:r>
        <w:rPr>
          <w:kern w:val="0"/>
          <w:sz w:val="15"/>
          <w:szCs w:val="15"/>
        </w:rPr>
        <w:t>,</w:t>
      </w:r>
      <w:r>
        <w:rPr>
          <w:rFonts w:hint="eastAsia"/>
          <w:kern w:val="0"/>
          <w:sz w:val="15"/>
          <w:szCs w:val="15"/>
        </w:rPr>
        <w:t>et al</w:t>
      </w:r>
      <w:r>
        <w:rPr>
          <w:kern w:val="0"/>
          <w:sz w:val="15"/>
          <w:szCs w:val="15"/>
        </w:rPr>
        <w:t>.Qoe fairness resource</w:t>
      </w:r>
      <w:r>
        <w:rPr>
          <w:rFonts w:hint="eastAsia"/>
          <w:kern w:val="0"/>
          <w:sz w:val="15"/>
          <w:szCs w:val="15"/>
        </w:rPr>
        <w:t xml:space="preserve"> </w:t>
      </w:r>
      <w:r>
        <w:rPr>
          <w:kern w:val="0"/>
          <w:sz w:val="15"/>
          <w:szCs w:val="15"/>
        </w:rPr>
        <w:t>allocation in digital twin-enabled wireless virtual reality systems[J].IEEE Journal on Selected Areas in Communications,2023,41(11):3355-3368</w:t>
      </w:r>
      <w:r>
        <w:rPr>
          <w:rFonts w:hint="eastAsia"/>
          <w:kern w:val="0"/>
          <w:sz w:val="15"/>
          <w:szCs w:val="15"/>
        </w:rPr>
        <w:t>.</w:t>
      </w:r>
      <w:r>
        <w:rPr>
          <w:kern w:val="0"/>
          <w:sz w:val="15"/>
          <w:szCs w:val="15"/>
        </w:rPr>
        <w:t xml:space="preserve"> </w:t>
      </w:r>
    </w:p>
    <w:p w14:paraId="6FEFA547" w14:textId="77777777" w:rsidR="00000000" w:rsidRDefault="00000000">
      <w:pPr>
        <w:tabs>
          <w:tab w:val="left" w:pos="0"/>
        </w:tabs>
        <w:spacing w:line="300" w:lineRule="exact"/>
        <w:rPr>
          <w:color w:val="0000FF"/>
          <w:kern w:val="0"/>
          <w:sz w:val="15"/>
          <w:szCs w:val="22"/>
          <w:lang w:bidi="zh-CN"/>
        </w:rPr>
      </w:pPr>
      <w:commentRangeStart w:id="46"/>
      <w:r>
        <w:rPr>
          <w:rFonts w:hint="eastAsia"/>
          <w:color w:val="0000FF"/>
          <w:kern w:val="0"/>
          <w:sz w:val="15"/>
          <w:szCs w:val="22"/>
          <w:lang w:bidi="zh-CN"/>
        </w:rPr>
        <w:t>[5]</w:t>
      </w:r>
      <w:r>
        <w:rPr>
          <w:color w:val="0000FF"/>
          <w:kern w:val="0"/>
          <w:sz w:val="15"/>
          <w:szCs w:val="15"/>
        </w:rPr>
        <w:t>H</w:t>
      </w:r>
      <w:r>
        <w:rPr>
          <w:rFonts w:hint="eastAsia"/>
          <w:color w:val="0000FF"/>
          <w:kern w:val="0"/>
          <w:sz w:val="15"/>
          <w:szCs w:val="15"/>
        </w:rPr>
        <w:t>u B T</w:t>
      </w:r>
      <w:r>
        <w:rPr>
          <w:color w:val="0000FF"/>
          <w:kern w:val="0"/>
          <w:sz w:val="15"/>
          <w:szCs w:val="15"/>
        </w:rPr>
        <w:t>,D</w:t>
      </w:r>
      <w:r>
        <w:rPr>
          <w:rFonts w:hint="eastAsia"/>
          <w:color w:val="0000FF"/>
          <w:kern w:val="0"/>
          <w:sz w:val="15"/>
          <w:szCs w:val="15"/>
        </w:rPr>
        <w:t>u J B</w:t>
      </w:r>
      <w:r>
        <w:rPr>
          <w:color w:val="0000FF"/>
          <w:kern w:val="0"/>
          <w:sz w:val="15"/>
          <w:szCs w:val="15"/>
        </w:rPr>
        <w:t>,C</w:t>
      </w:r>
      <w:r>
        <w:rPr>
          <w:rFonts w:hint="eastAsia"/>
          <w:color w:val="0000FF"/>
          <w:kern w:val="0"/>
          <w:sz w:val="15"/>
          <w:szCs w:val="15"/>
        </w:rPr>
        <w:t>hu X L</w:t>
      </w:r>
      <w:r>
        <w:rPr>
          <w:color w:val="0000FF"/>
          <w:kern w:val="0"/>
          <w:sz w:val="15"/>
          <w:szCs w:val="15"/>
        </w:rPr>
        <w:t>.Enabling low-latency applications in</w:t>
      </w:r>
      <w:r>
        <w:rPr>
          <w:rFonts w:hint="eastAsia"/>
          <w:color w:val="0000FF"/>
          <w:kern w:val="0"/>
          <w:sz w:val="15"/>
          <w:szCs w:val="15"/>
        </w:rPr>
        <w:t xml:space="preserve"> </w:t>
      </w:r>
      <w:r>
        <w:rPr>
          <w:color w:val="0000FF"/>
          <w:kern w:val="0"/>
          <w:sz w:val="15"/>
          <w:szCs w:val="15"/>
        </w:rPr>
        <w:t>vehicular networks based on mixed fog/cloud computing systems[C]// 2022 IEEE Wireless Communications and Networking Conference</w:t>
      </w:r>
      <w:r>
        <w:rPr>
          <w:rFonts w:hint="eastAsia"/>
          <w:color w:val="0000FF"/>
          <w:kern w:val="0"/>
          <w:sz w:val="15"/>
          <w:szCs w:val="15"/>
        </w:rPr>
        <w:t xml:space="preserve"> </w:t>
      </w:r>
      <w:r>
        <w:rPr>
          <w:color w:val="0000FF"/>
          <w:kern w:val="0"/>
          <w:sz w:val="15"/>
          <w:szCs w:val="15"/>
        </w:rPr>
        <w:t>(WCNC).Austin:IEEE,2022:722</w:t>
      </w:r>
      <w:r>
        <w:rPr>
          <w:rFonts w:hint="eastAsia"/>
          <w:color w:val="0000FF"/>
          <w:kern w:val="0"/>
          <w:sz w:val="15"/>
          <w:szCs w:val="15"/>
        </w:rPr>
        <w:t>-</w:t>
      </w:r>
      <w:r>
        <w:rPr>
          <w:color w:val="0000FF"/>
          <w:kern w:val="0"/>
          <w:sz w:val="15"/>
          <w:szCs w:val="15"/>
        </w:rPr>
        <w:t>727.</w:t>
      </w:r>
      <w:commentRangeEnd w:id="46"/>
      <w:r>
        <w:rPr>
          <w:rStyle w:val="CommentReference"/>
          <w:color w:val="0000FF"/>
          <w:kern w:val="0"/>
          <w:sz w:val="15"/>
          <w:szCs w:val="22"/>
          <w:lang w:bidi="zh-CN"/>
        </w:rPr>
        <w:commentReference w:id="46"/>
      </w:r>
    </w:p>
    <w:p w14:paraId="57A47E11" w14:textId="77777777" w:rsidR="00000000" w:rsidRDefault="00000000">
      <w:pPr>
        <w:tabs>
          <w:tab w:val="left" w:pos="0"/>
        </w:tabs>
        <w:spacing w:line="300" w:lineRule="exact"/>
        <w:rPr>
          <w:kern w:val="0"/>
          <w:sz w:val="15"/>
          <w:szCs w:val="15"/>
        </w:rPr>
      </w:pPr>
      <w:bookmarkStart w:id="47" w:name="OLE_LINK4"/>
      <w:bookmarkEnd w:id="42"/>
      <w:r>
        <w:rPr>
          <w:rFonts w:hint="eastAsia"/>
          <w:kern w:val="0"/>
          <w:sz w:val="15"/>
          <w:szCs w:val="22"/>
          <w:lang w:bidi="zh-CN"/>
        </w:rPr>
        <w:t>[6]</w:t>
      </w:r>
      <w:r>
        <w:rPr>
          <w:kern w:val="0"/>
          <w:sz w:val="15"/>
          <w:szCs w:val="15"/>
        </w:rPr>
        <w:t>He</w:t>
      </w:r>
      <w:r>
        <w:rPr>
          <w:rFonts w:hint="eastAsia"/>
          <w:kern w:val="0"/>
          <w:sz w:val="15"/>
          <w:szCs w:val="15"/>
        </w:rPr>
        <w:t xml:space="preserve"> Y</w:t>
      </w:r>
      <w:r>
        <w:rPr>
          <w:kern w:val="0"/>
          <w:sz w:val="15"/>
          <w:szCs w:val="15"/>
        </w:rPr>
        <w:t>,Zhao</w:t>
      </w:r>
      <w:r>
        <w:rPr>
          <w:rFonts w:hint="eastAsia"/>
          <w:kern w:val="0"/>
          <w:sz w:val="15"/>
          <w:szCs w:val="15"/>
        </w:rPr>
        <w:t xml:space="preserve"> N</w:t>
      </w:r>
      <w:r>
        <w:rPr>
          <w:kern w:val="0"/>
          <w:sz w:val="15"/>
          <w:szCs w:val="15"/>
        </w:rPr>
        <w:t>,YIN</w:t>
      </w:r>
      <w:r>
        <w:rPr>
          <w:rFonts w:hint="eastAsia"/>
          <w:kern w:val="0"/>
          <w:sz w:val="15"/>
          <w:szCs w:val="15"/>
        </w:rPr>
        <w:t xml:space="preserve"> H X</w:t>
      </w:r>
      <w:r>
        <w:rPr>
          <w:kern w:val="0"/>
          <w:sz w:val="15"/>
          <w:szCs w:val="15"/>
        </w:rPr>
        <w:t>.</w:t>
      </w:r>
      <w:bookmarkStart w:id="48" w:name="OLE_LINK6"/>
      <w:r>
        <w:rPr>
          <w:kern w:val="0"/>
          <w:sz w:val="15"/>
          <w:szCs w:val="15"/>
        </w:rPr>
        <w:t>Integrated networking, caching,and computing for connected vehicles:A deep reinforcement learning approach</w:t>
      </w:r>
      <w:bookmarkEnd w:id="48"/>
      <w:r>
        <w:rPr>
          <w:kern w:val="0"/>
          <w:sz w:val="15"/>
          <w:szCs w:val="15"/>
        </w:rPr>
        <w:t xml:space="preserve">[J].IEEE Transactions on Vehicular Technology,2018,67(1):44-55. </w:t>
      </w:r>
    </w:p>
    <w:p w14:paraId="5C8533F5" w14:textId="77777777" w:rsidR="00000000" w:rsidRDefault="00000000">
      <w:pPr>
        <w:tabs>
          <w:tab w:val="left" w:pos="0"/>
        </w:tabs>
        <w:spacing w:line="300" w:lineRule="exact"/>
        <w:rPr>
          <w:kern w:val="0"/>
          <w:sz w:val="15"/>
          <w:szCs w:val="15"/>
        </w:rPr>
      </w:pPr>
      <w:bookmarkStart w:id="49" w:name="OLE_LINK1"/>
      <w:r>
        <w:rPr>
          <w:rFonts w:hint="eastAsia"/>
          <w:kern w:val="0"/>
          <w:sz w:val="15"/>
          <w:szCs w:val="22"/>
          <w:lang w:bidi="zh-CN"/>
        </w:rPr>
        <w:t>[7]</w:t>
      </w:r>
      <w:r>
        <w:rPr>
          <w:rFonts w:hint="eastAsia"/>
          <w:kern w:val="0"/>
          <w:sz w:val="15"/>
          <w:szCs w:val="15"/>
        </w:rPr>
        <w:t>Li</w:t>
      </w:r>
      <w:r>
        <w:rPr>
          <w:kern w:val="0"/>
          <w:sz w:val="15"/>
          <w:szCs w:val="15"/>
        </w:rPr>
        <w:t xml:space="preserve"> </w:t>
      </w:r>
      <w:r>
        <w:rPr>
          <w:rFonts w:hint="eastAsia"/>
          <w:kern w:val="0"/>
          <w:sz w:val="15"/>
          <w:szCs w:val="15"/>
        </w:rPr>
        <w:t>J.Liang W F,Xu W Z,</w:t>
      </w:r>
      <w:bookmarkStart w:id="50" w:name="OLE_LINK9"/>
      <w:r>
        <w:rPr>
          <w:rFonts w:hint="eastAsia"/>
          <w:kern w:val="0"/>
          <w:sz w:val="15"/>
          <w:szCs w:val="15"/>
        </w:rPr>
        <w:t>et al</w:t>
      </w:r>
      <w:bookmarkEnd w:id="50"/>
      <w:r>
        <w:rPr>
          <w:rFonts w:hint="eastAsia"/>
          <w:kern w:val="0"/>
          <w:sz w:val="15"/>
          <w:szCs w:val="15"/>
        </w:rPr>
        <w:t>.Service home identification of multiple-source IoT applications in edge computing</w:t>
      </w:r>
      <w:bookmarkStart w:id="51" w:name="OLE_LINK8"/>
      <w:r>
        <w:rPr>
          <w:kern w:val="0"/>
          <w:sz w:val="15"/>
          <w:szCs w:val="15"/>
        </w:rPr>
        <w:t>[J].</w:t>
      </w:r>
      <w:bookmarkEnd w:id="51"/>
      <w:r>
        <w:rPr>
          <w:rFonts w:hint="eastAsia"/>
          <w:kern w:val="0"/>
          <w:sz w:val="15"/>
          <w:szCs w:val="15"/>
        </w:rPr>
        <w:t>IEEE Transactions on Services Computing,2023,16(2):1417-1430.</w:t>
      </w:r>
    </w:p>
    <w:bookmarkEnd w:id="47"/>
    <w:p w14:paraId="7D27196A" w14:textId="77777777" w:rsidR="00000000" w:rsidRDefault="00000000">
      <w:pPr>
        <w:tabs>
          <w:tab w:val="left" w:pos="0"/>
        </w:tabs>
        <w:spacing w:line="300" w:lineRule="exact"/>
        <w:rPr>
          <w:kern w:val="0"/>
          <w:sz w:val="15"/>
          <w:szCs w:val="15"/>
        </w:rPr>
      </w:pPr>
      <w:r>
        <w:rPr>
          <w:rFonts w:hint="eastAsia"/>
          <w:kern w:val="0"/>
          <w:sz w:val="15"/>
          <w:szCs w:val="22"/>
          <w:lang w:bidi="zh-CN"/>
        </w:rPr>
        <w:t>[8]</w:t>
      </w:r>
      <w:r>
        <w:rPr>
          <w:rFonts w:hint="eastAsia"/>
          <w:kern w:val="0"/>
          <w:sz w:val="15"/>
          <w:szCs w:val="15"/>
        </w:rPr>
        <w:t>Wang D,Bai Y L,Huang G,et al.Cache-aided MEC for IoT: Resource allocation using deep graph reinforcement learning</w:t>
      </w:r>
      <w:r>
        <w:rPr>
          <w:kern w:val="0"/>
          <w:sz w:val="15"/>
          <w:szCs w:val="15"/>
        </w:rPr>
        <w:t>[J].</w:t>
      </w:r>
      <w:r>
        <w:rPr>
          <w:rFonts w:hint="eastAsia"/>
          <w:kern w:val="0"/>
          <w:sz w:val="15"/>
          <w:szCs w:val="15"/>
        </w:rPr>
        <w:t>IEEE Internet of Things Journal,2023,10(13):11486-11496.</w:t>
      </w:r>
    </w:p>
    <w:bookmarkEnd w:id="49"/>
    <w:p w14:paraId="6006E86C" w14:textId="77777777" w:rsidR="00000000" w:rsidRDefault="00000000">
      <w:pPr>
        <w:tabs>
          <w:tab w:val="left" w:pos="0"/>
        </w:tabs>
        <w:spacing w:line="300" w:lineRule="exact"/>
        <w:rPr>
          <w:kern w:val="0"/>
          <w:sz w:val="15"/>
          <w:szCs w:val="15"/>
        </w:rPr>
      </w:pPr>
      <w:r>
        <w:rPr>
          <w:rFonts w:hint="eastAsia"/>
          <w:kern w:val="0"/>
          <w:sz w:val="15"/>
          <w:szCs w:val="22"/>
          <w:lang w:bidi="zh-CN"/>
        </w:rPr>
        <w:t>[9]</w:t>
      </w:r>
      <w:r>
        <w:rPr>
          <w:rFonts w:hint="eastAsia"/>
          <w:kern w:val="0"/>
          <w:sz w:val="15"/>
          <w:szCs w:val="15"/>
        </w:rPr>
        <w:t>Hu H,Song W W,Wang Q,et al.Energy efficiency and delay tradeoff in an MEC-enabled mobile IoT network</w:t>
      </w:r>
      <w:r>
        <w:rPr>
          <w:kern w:val="0"/>
          <w:sz w:val="15"/>
          <w:szCs w:val="15"/>
        </w:rPr>
        <w:t>[J].</w:t>
      </w:r>
      <w:r>
        <w:rPr>
          <w:rFonts w:hint="eastAsia"/>
          <w:kern w:val="0"/>
          <w:sz w:val="15"/>
          <w:szCs w:val="15"/>
        </w:rPr>
        <w:t>IEEE Internet of Things Journal,2022,9(17):15942-15956.</w:t>
      </w:r>
    </w:p>
    <w:p w14:paraId="040F6D40" w14:textId="77777777" w:rsidR="00000000" w:rsidRDefault="00000000">
      <w:pPr>
        <w:tabs>
          <w:tab w:val="left" w:pos="0"/>
        </w:tabs>
        <w:spacing w:line="300" w:lineRule="exact"/>
        <w:rPr>
          <w:kern w:val="0"/>
          <w:sz w:val="15"/>
          <w:szCs w:val="15"/>
        </w:rPr>
      </w:pPr>
      <w:r>
        <w:rPr>
          <w:rFonts w:hint="eastAsia"/>
          <w:kern w:val="0"/>
          <w:sz w:val="15"/>
          <w:szCs w:val="22"/>
          <w:lang w:bidi="zh-CN"/>
        </w:rPr>
        <w:t>[10]</w:t>
      </w:r>
      <w:r>
        <w:rPr>
          <w:kern w:val="0"/>
          <w:sz w:val="15"/>
          <w:szCs w:val="15"/>
        </w:rPr>
        <w:t>Dai</w:t>
      </w:r>
      <w:r>
        <w:rPr>
          <w:rFonts w:hint="eastAsia"/>
          <w:kern w:val="0"/>
          <w:sz w:val="15"/>
          <w:szCs w:val="15"/>
        </w:rPr>
        <w:t xml:space="preserve"> X</w:t>
      </w:r>
      <w:r>
        <w:rPr>
          <w:kern w:val="0"/>
          <w:sz w:val="15"/>
          <w:szCs w:val="15"/>
        </w:rPr>
        <w:t>,Chen</w:t>
      </w:r>
      <w:r>
        <w:rPr>
          <w:rFonts w:hint="eastAsia"/>
          <w:kern w:val="0"/>
          <w:sz w:val="15"/>
          <w:szCs w:val="15"/>
        </w:rPr>
        <w:t xml:space="preserve"> X</w:t>
      </w:r>
      <w:r>
        <w:rPr>
          <w:kern w:val="0"/>
          <w:sz w:val="15"/>
          <w:szCs w:val="15"/>
        </w:rPr>
        <w:t>,Jiao</w:t>
      </w:r>
      <w:r>
        <w:rPr>
          <w:rFonts w:hint="eastAsia"/>
          <w:kern w:val="0"/>
          <w:sz w:val="15"/>
          <w:szCs w:val="15"/>
        </w:rPr>
        <w:t xml:space="preserve"> L</w:t>
      </w:r>
      <w:r>
        <w:rPr>
          <w:kern w:val="0"/>
          <w:sz w:val="15"/>
          <w:szCs w:val="15"/>
        </w:rPr>
        <w:t>,et al.Priority-aware</w:t>
      </w:r>
      <w:r>
        <w:rPr>
          <w:rFonts w:hint="eastAsia"/>
          <w:kern w:val="0"/>
          <w:sz w:val="15"/>
          <w:szCs w:val="15"/>
        </w:rPr>
        <w:t xml:space="preserve"> </w:t>
      </w:r>
      <w:r>
        <w:rPr>
          <w:kern w:val="0"/>
          <w:sz w:val="15"/>
          <w:szCs w:val="15"/>
        </w:rPr>
        <w:t>task offloading and resource allocation in satellite and hap assisted edge-cloud collaborative networks[C]//2023 15th International Conference on</w:t>
      </w:r>
      <w:r>
        <w:rPr>
          <w:rFonts w:hint="eastAsia"/>
          <w:kern w:val="0"/>
          <w:sz w:val="15"/>
          <w:szCs w:val="15"/>
        </w:rPr>
        <w:t xml:space="preserve"> </w:t>
      </w:r>
      <w:r>
        <w:rPr>
          <w:kern w:val="0"/>
          <w:sz w:val="15"/>
          <w:szCs w:val="15"/>
        </w:rPr>
        <w:t>Communication Software and Networks (ICCSN).Shenyang:IEEE,2023:166–171.</w:t>
      </w:r>
    </w:p>
    <w:p w14:paraId="5EDEE6F2" w14:textId="77777777" w:rsidR="00000000" w:rsidRDefault="00000000">
      <w:pPr>
        <w:tabs>
          <w:tab w:val="left" w:pos="0"/>
        </w:tabs>
        <w:spacing w:line="300" w:lineRule="exact"/>
        <w:rPr>
          <w:kern w:val="0"/>
          <w:sz w:val="15"/>
          <w:szCs w:val="15"/>
        </w:rPr>
      </w:pPr>
      <w:r>
        <w:rPr>
          <w:rFonts w:hint="eastAsia"/>
          <w:kern w:val="0"/>
          <w:sz w:val="15"/>
          <w:szCs w:val="22"/>
          <w:lang w:bidi="zh-CN"/>
        </w:rPr>
        <w:t>[11]</w:t>
      </w:r>
      <w:r>
        <w:rPr>
          <w:rFonts w:hint="eastAsia"/>
          <w:kern w:val="0"/>
          <w:sz w:val="15"/>
          <w:szCs w:val="15"/>
        </w:rPr>
        <w:t>Du J B</w:t>
      </w:r>
      <w:r>
        <w:rPr>
          <w:kern w:val="0"/>
          <w:sz w:val="15"/>
          <w:szCs w:val="15"/>
        </w:rPr>
        <w:t>,Cheng</w:t>
      </w:r>
      <w:r>
        <w:rPr>
          <w:rFonts w:hint="eastAsia"/>
          <w:kern w:val="0"/>
          <w:sz w:val="15"/>
          <w:szCs w:val="15"/>
        </w:rPr>
        <w:t xml:space="preserve"> W J</w:t>
      </w:r>
      <w:r>
        <w:rPr>
          <w:kern w:val="0"/>
          <w:sz w:val="15"/>
          <w:szCs w:val="15"/>
        </w:rPr>
        <w:t>,Lu</w:t>
      </w:r>
      <w:r>
        <w:rPr>
          <w:rFonts w:hint="eastAsia"/>
          <w:kern w:val="0"/>
          <w:sz w:val="15"/>
          <w:szCs w:val="15"/>
        </w:rPr>
        <w:t xml:space="preserve"> G Y</w:t>
      </w:r>
      <w:r>
        <w:rPr>
          <w:kern w:val="0"/>
          <w:sz w:val="15"/>
          <w:szCs w:val="15"/>
        </w:rPr>
        <w:t>,et al.Resource</w:t>
      </w:r>
      <w:r>
        <w:rPr>
          <w:rFonts w:hint="eastAsia"/>
          <w:kern w:val="0"/>
          <w:sz w:val="15"/>
          <w:szCs w:val="15"/>
        </w:rPr>
        <w:t xml:space="preserve"> </w:t>
      </w:r>
      <w:r>
        <w:rPr>
          <w:kern w:val="0"/>
          <w:sz w:val="15"/>
          <w:szCs w:val="15"/>
        </w:rPr>
        <w:t>pricing and allocation in mec enabled blockchain systems: An a3c</w:t>
      </w:r>
      <w:r>
        <w:rPr>
          <w:rFonts w:hint="eastAsia"/>
          <w:kern w:val="0"/>
          <w:sz w:val="15"/>
          <w:szCs w:val="15"/>
        </w:rPr>
        <w:t xml:space="preserve"> </w:t>
      </w:r>
      <w:r>
        <w:rPr>
          <w:kern w:val="0"/>
          <w:sz w:val="15"/>
          <w:szCs w:val="15"/>
        </w:rPr>
        <w:t>deep reinforcement learning approach[J].IEEE Transactions on Network</w:t>
      </w:r>
      <w:r>
        <w:rPr>
          <w:rFonts w:hint="eastAsia"/>
          <w:kern w:val="0"/>
          <w:sz w:val="15"/>
          <w:szCs w:val="15"/>
        </w:rPr>
        <w:t xml:space="preserve"> </w:t>
      </w:r>
      <w:r>
        <w:rPr>
          <w:kern w:val="0"/>
          <w:sz w:val="15"/>
          <w:szCs w:val="15"/>
        </w:rPr>
        <w:t xml:space="preserve">Science and Engineering,2022,9(1):33-44. </w:t>
      </w:r>
    </w:p>
    <w:p w14:paraId="284EC2AF" w14:textId="77777777" w:rsidR="00000000" w:rsidRDefault="00000000">
      <w:pPr>
        <w:tabs>
          <w:tab w:val="left" w:pos="0"/>
        </w:tabs>
        <w:spacing w:line="300" w:lineRule="exact"/>
        <w:rPr>
          <w:kern w:val="0"/>
          <w:sz w:val="15"/>
          <w:szCs w:val="15"/>
        </w:rPr>
      </w:pPr>
      <w:r>
        <w:rPr>
          <w:rFonts w:hint="eastAsia"/>
          <w:kern w:val="0"/>
          <w:sz w:val="15"/>
          <w:szCs w:val="22"/>
          <w:lang w:bidi="zh-CN"/>
        </w:rPr>
        <w:t>[12]</w:t>
      </w:r>
      <w:r>
        <w:rPr>
          <w:kern w:val="0"/>
          <w:sz w:val="15"/>
          <w:szCs w:val="15"/>
        </w:rPr>
        <w:t>Li M,Yu F R,Si P,et al.Uav-assisted data</w:t>
      </w:r>
      <w:r>
        <w:rPr>
          <w:rFonts w:hint="eastAsia"/>
          <w:kern w:val="0"/>
          <w:sz w:val="15"/>
          <w:szCs w:val="15"/>
        </w:rPr>
        <w:t xml:space="preserve"> </w:t>
      </w:r>
      <w:r>
        <w:rPr>
          <w:kern w:val="0"/>
          <w:sz w:val="15"/>
          <w:szCs w:val="15"/>
        </w:rPr>
        <w:t>transmission in blockchain-enabled m2m communications with mobile</w:t>
      </w:r>
      <w:r>
        <w:rPr>
          <w:rFonts w:hint="eastAsia"/>
          <w:kern w:val="0"/>
          <w:sz w:val="15"/>
          <w:szCs w:val="15"/>
        </w:rPr>
        <w:t xml:space="preserve"> </w:t>
      </w:r>
      <w:r>
        <w:rPr>
          <w:kern w:val="0"/>
          <w:sz w:val="15"/>
          <w:szCs w:val="15"/>
        </w:rPr>
        <w:t xml:space="preserve">edge computing[J].IEEE Network,2020,34(6):242-249. </w:t>
      </w:r>
    </w:p>
    <w:p w14:paraId="708F7535" w14:textId="77777777" w:rsidR="00000000" w:rsidRDefault="00000000">
      <w:pPr>
        <w:tabs>
          <w:tab w:val="left" w:pos="0"/>
        </w:tabs>
        <w:spacing w:line="300" w:lineRule="exact"/>
        <w:rPr>
          <w:kern w:val="0"/>
          <w:sz w:val="15"/>
          <w:szCs w:val="15"/>
        </w:rPr>
      </w:pPr>
      <w:r>
        <w:rPr>
          <w:rFonts w:hint="eastAsia"/>
          <w:kern w:val="0"/>
          <w:sz w:val="15"/>
          <w:szCs w:val="22"/>
          <w:lang w:bidi="zh-CN"/>
        </w:rPr>
        <w:t>[13]</w:t>
      </w:r>
      <w:r>
        <w:rPr>
          <w:kern w:val="0"/>
          <w:sz w:val="15"/>
          <w:szCs w:val="15"/>
        </w:rPr>
        <w:t>Guo F</w:t>
      </w:r>
      <w:r>
        <w:rPr>
          <w:rFonts w:hint="eastAsia"/>
          <w:kern w:val="0"/>
          <w:sz w:val="15"/>
          <w:szCs w:val="15"/>
        </w:rPr>
        <w:t xml:space="preserve"> X</w:t>
      </w:r>
      <w:r>
        <w:rPr>
          <w:kern w:val="0"/>
          <w:sz w:val="15"/>
          <w:szCs w:val="15"/>
        </w:rPr>
        <w:t>,Yu F R,Zhang H,et al.Adaptive</w:t>
      </w:r>
      <w:r>
        <w:rPr>
          <w:rFonts w:hint="eastAsia"/>
          <w:kern w:val="0"/>
          <w:sz w:val="15"/>
          <w:szCs w:val="15"/>
        </w:rPr>
        <w:t xml:space="preserve"> </w:t>
      </w:r>
      <w:r>
        <w:rPr>
          <w:kern w:val="0"/>
          <w:sz w:val="15"/>
          <w:szCs w:val="15"/>
        </w:rPr>
        <w:t xml:space="preserve">resource allocation in future wireless networks with blockchain and mobile edge computing[J]. IEEE Transactions on Wireless Communications,2020,19(3):1689-1703. </w:t>
      </w:r>
    </w:p>
    <w:p w14:paraId="4A9076F4" w14:textId="77777777" w:rsidR="00000000" w:rsidRDefault="00000000">
      <w:pPr>
        <w:tabs>
          <w:tab w:val="left" w:pos="0"/>
        </w:tabs>
        <w:spacing w:line="300" w:lineRule="exact"/>
        <w:rPr>
          <w:kern w:val="0"/>
          <w:sz w:val="15"/>
          <w:szCs w:val="15"/>
        </w:rPr>
      </w:pPr>
      <w:r>
        <w:rPr>
          <w:rFonts w:hint="eastAsia"/>
          <w:kern w:val="0"/>
          <w:sz w:val="15"/>
          <w:szCs w:val="22"/>
          <w:lang w:bidi="zh-CN"/>
        </w:rPr>
        <w:t>[14]</w:t>
      </w:r>
      <w:r>
        <w:rPr>
          <w:kern w:val="0"/>
          <w:sz w:val="15"/>
          <w:szCs w:val="15"/>
        </w:rPr>
        <w:t>Feng</w:t>
      </w:r>
      <w:r>
        <w:rPr>
          <w:rFonts w:hint="eastAsia"/>
          <w:kern w:val="0"/>
          <w:sz w:val="15"/>
          <w:szCs w:val="15"/>
        </w:rPr>
        <w:t xml:space="preserve"> J</w:t>
      </w:r>
      <w:r>
        <w:rPr>
          <w:kern w:val="0"/>
          <w:sz w:val="15"/>
          <w:szCs w:val="15"/>
        </w:rPr>
        <w:t>,Yu</w:t>
      </w:r>
      <w:r>
        <w:rPr>
          <w:rFonts w:hint="eastAsia"/>
          <w:kern w:val="0"/>
          <w:sz w:val="15"/>
          <w:szCs w:val="15"/>
        </w:rPr>
        <w:t xml:space="preserve"> </w:t>
      </w:r>
      <w:r>
        <w:rPr>
          <w:kern w:val="0"/>
          <w:sz w:val="15"/>
          <w:szCs w:val="15"/>
        </w:rPr>
        <w:t>F R,Pei</w:t>
      </w:r>
      <w:r>
        <w:rPr>
          <w:rFonts w:hint="eastAsia"/>
          <w:kern w:val="0"/>
          <w:sz w:val="15"/>
          <w:szCs w:val="15"/>
        </w:rPr>
        <w:t xml:space="preserve"> Q Q</w:t>
      </w:r>
      <w:r>
        <w:rPr>
          <w:kern w:val="0"/>
          <w:sz w:val="15"/>
          <w:szCs w:val="15"/>
        </w:rPr>
        <w:t>,et al.Cooperative</w:t>
      </w:r>
      <w:r>
        <w:rPr>
          <w:rFonts w:hint="eastAsia"/>
          <w:kern w:val="0"/>
          <w:sz w:val="15"/>
          <w:szCs w:val="15"/>
        </w:rPr>
        <w:t xml:space="preserve"> </w:t>
      </w:r>
      <w:r>
        <w:rPr>
          <w:kern w:val="0"/>
          <w:sz w:val="15"/>
          <w:szCs w:val="15"/>
        </w:rPr>
        <w:t xml:space="preserve">computation offloading </w:t>
      </w:r>
      <w:r>
        <w:rPr>
          <w:kern w:val="0"/>
          <w:sz w:val="15"/>
          <w:szCs w:val="15"/>
        </w:rPr>
        <w:t>and resource allocation for blockchain-enabled</w:t>
      </w:r>
      <w:r>
        <w:rPr>
          <w:rFonts w:hint="eastAsia"/>
          <w:kern w:val="0"/>
          <w:sz w:val="15"/>
          <w:szCs w:val="15"/>
        </w:rPr>
        <w:t xml:space="preserve"> </w:t>
      </w:r>
      <w:r>
        <w:rPr>
          <w:kern w:val="0"/>
          <w:sz w:val="15"/>
          <w:szCs w:val="15"/>
        </w:rPr>
        <w:t>mobile-edge computing: A deep reinforcement learning approach[J].IEEE</w:t>
      </w:r>
      <w:r>
        <w:rPr>
          <w:rFonts w:hint="eastAsia"/>
          <w:kern w:val="0"/>
          <w:sz w:val="15"/>
          <w:szCs w:val="15"/>
        </w:rPr>
        <w:t xml:space="preserve"> </w:t>
      </w:r>
      <w:r>
        <w:rPr>
          <w:kern w:val="0"/>
          <w:sz w:val="15"/>
          <w:szCs w:val="15"/>
        </w:rPr>
        <w:t xml:space="preserve">Internet of Things Journal,2020,7(7):6214-6228. </w:t>
      </w:r>
    </w:p>
    <w:p w14:paraId="23303C7E" w14:textId="77777777" w:rsidR="00000000" w:rsidRDefault="00000000">
      <w:pPr>
        <w:tabs>
          <w:tab w:val="left" w:pos="0"/>
        </w:tabs>
        <w:spacing w:line="300" w:lineRule="exact"/>
        <w:rPr>
          <w:rFonts w:hint="eastAsia"/>
          <w:color w:val="0000FF"/>
          <w:kern w:val="0"/>
          <w:sz w:val="15"/>
          <w:szCs w:val="15"/>
        </w:rPr>
      </w:pPr>
      <w:commentRangeStart w:id="52"/>
      <w:r>
        <w:rPr>
          <w:rFonts w:hint="eastAsia"/>
          <w:color w:val="0000FF"/>
          <w:kern w:val="0"/>
          <w:sz w:val="15"/>
          <w:szCs w:val="15"/>
        </w:rPr>
        <w:t>[15]</w:t>
      </w:r>
      <w:r>
        <w:rPr>
          <w:rFonts w:hint="eastAsia"/>
          <w:color w:val="0000FF"/>
          <w:kern w:val="0"/>
          <w:sz w:val="15"/>
          <w:szCs w:val="15"/>
        </w:rPr>
        <w:t>江帆</w:t>
      </w:r>
      <w:r>
        <w:rPr>
          <w:rFonts w:hint="eastAsia"/>
          <w:color w:val="0000FF"/>
          <w:kern w:val="0"/>
          <w:sz w:val="15"/>
          <w:szCs w:val="15"/>
        </w:rPr>
        <w:t>,</w:t>
      </w:r>
      <w:r>
        <w:rPr>
          <w:rFonts w:hint="eastAsia"/>
          <w:color w:val="0000FF"/>
          <w:kern w:val="0"/>
          <w:sz w:val="15"/>
          <w:szCs w:val="15"/>
        </w:rPr>
        <w:t>李妍</w:t>
      </w:r>
      <w:r>
        <w:rPr>
          <w:rFonts w:hint="eastAsia"/>
          <w:color w:val="0000FF"/>
          <w:kern w:val="0"/>
          <w:sz w:val="15"/>
          <w:szCs w:val="15"/>
        </w:rPr>
        <w:t>,</w:t>
      </w:r>
      <w:r>
        <w:rPr>
          <w:rFonts w:hint="eastAsia"/>
          <w:color w:val="0000FF"/>
          <w:kern w:val="0"/>
          <w:sz w:val="15"/>
          <w:szCs w:val="15"/>
        </w:rPr>
        <w:t>宋琦琳</w:t>
      </w:r>
      <w:r>
        <w:rPr>
          <w:rFonts w:hint="eastAsia"/>
          <w:color w:val="0000FF"/>
          <w:kern w:val="0"/>
          <w:sz w:val="15"/>
          <w:szCs w:val="15"/>
        </w:rPr>
        <w:t>.</w:t>
      </w:r>
      <w:bookmarkStart w:id="53" w:name="OLE_LINK16"/>
      <w:r>
        <w:rPr>
          <w:rFonts w:hint="eastAsia"/>
          <w:color w:val="0000FF"/>
          <w:kern w:val="0"/>
          <w:sz w:val="15"/>
          <w:szCs w:val="15"/>
        </w:rPr>
        <w:t>车联网中时延感知的计算卸载和资源分配策略</w:t>
      </w:r>
      <w:r>
        <w:rPr>
          <w:rFonts w:hint="eastAsia"/>
          <w:color w:val="0000FF"/>
          <w:kern w:val="0"/>
          <w:sz w:val="15"/>
          <w:szCs w:val="15"/>
        </w:rPr>
        <w:t>[J].</w:t>
      </w:r>
      <w:r>
        <w:rPr>
          <w:rFonts w:hint="eastAsia"/>
          <w:color w:val="0000FF"/>
          <w:kern w:val="0"/>
          <w:sz w:val="15"/>
          <w:szCs w:val="15"/>
        </w:rPr>
        <w:t>西安邮电大学学报</w:t>
      </w:r>
      <w:r>
        <w:rPr>
          <w:rFonts w:hint="eastAsia"/>
          <w:color w:val="0000FF"/>
          <w:kern w:val="0"/>
          <w:sz w:val="15"/>
          <w:szCs w:val="15"/>
        </w:rPr>
        <w:t>,</w:t>
      </w:r>
      <w:bookmarkEnd w:id="53"/>
      <w:r>
        <w:rPr>
          <w:rFonts w:hint="eastAsia"/>
          <w:color w:val="0000FF"/>
          <w:kern w:val="0"/>
          <w:sz w:val="15"/>
          <w:szCs w:val="15"/>
        </w:rPr>
        <w:t>2023,28(1):1-8.</w:t>
      </w:r>
      <w:commentRangeEnd w:id="52"/>
      <w:r>
        <w:rPr>
          <w:rStyle w:val="CommentReference"/>
          <w:rFonts w:hint="eastAsia"/>
          <w:color w:val="0000FF"/>
          <w:kern w:val="0"/>
          <w:sz w:val="15"/>
          <w:szCs w:val="15"/>
        </w:rPr>
        <w:commentReference w:id="52"/>
      </w:r>
    </w:p>
    <w:p w14:paraId="0C8D7D0D" w14:textId="77777777" w:rsidR="00000000" w:rsidRDefault="00000000">
      <w:pPr>
        <w:tabs>
          <w:tab w:val="left" w:pos="0"/>
        </w:tabs>
        <w:spacing w:line="300" w:lineRule="exact"/>
        <w:rPr>
          <w:rFonts w:hint="eastAsia"/>
          <w:color w:val="0000FF"/>
          <w:kern w:val="0"/>
          <w:sz w:val="15"/>
          <w:szCs w:val="15"/>
        </w:rPr>
      </w:pPr>
      <w:commentRangeStart w:id="54"/>
      <w:r>
        <w:rPr>
          <w:rFonts w:hint="eastAsia"/>
          <w:color w:val="0000FF"/>
          <w:kern w:val="0"/>
          <w:sz w:val="15"/>
          <w:szCs w:val="15"/>
        </w:rPr>
        <w:t>Jiang Fan,Li Yan,Song Qilin.</w:t>
      </w:r>
      <w:commentRangeEnd w:id="54"/>
      <w:r>
        <w:rPr>
          <w:rStyle w:val="CommentReference"/>
          <w:rFonts w:hint="eastAsia"/>
          <w:color w:val="0000FF"/>
          <w:kern w:val="0"/>
          <w:sz w:val="15"/>
          <w:szCs w:val="15"/>
        </w:rPr>
        <w:commentReference w:id="54"/>
      </w:r>
      <w:r>
        <w:rPr>
          <w:rFonts w:hint="eastAsia"/>
          <w:color w:val="0000FF"/>
          <w:kern w:val="0"/>
          <w:sz w:val="15"/>
          <w:szCs w:val="15"/>
        </w:rPr>
        <w:t>Delay-aware computation offloading and resource allocation strategy for Internet of Vehicles[J].Journal of Xi</w:t>
      </w:r>
      <w:r>
        <w:rPr>
          <w:color w:val="0000FF"/>
          <w:kern w:val="0"/>
          <w:sz w:val="15"/>
          <w:szCs w:val="15"/>
        </w:rPr>
        <w:t>’</w:t>
      </w:r>
      <w:r>
        <w:rPr>
          <w:rFonts w:hint="eastAsia"/>
          <w:color w:val="0000FF"/>
          <w:kern w:val="0"/>
          <w:sz w:val="15"/>
          <w:szCs w:val="15"/>
        </w:rPr>
        <w:t>an University of Post and Telecommunication,2023,28(1):1-8.</w:t>
      </w:r>
    </w:p>
    <w:p w14:paraId="2B0315F2" w14:textId="77777777" w:rsidR="00000000" w:rsidRDefault="00000000">
      <w:pPr>
        <w:tabs>
          <w:tab w:val="left" w:pos="0"/>
        </w:tabs>
        <w:spacing w:line="300" w:lineRule="exact"/>
        <w:rPr>
          <w:kern w:val="0"/>
          <w:sz w:val="15"/>
          <w:szCs w:val="15"/>
        </w:rPr>
      </w:pPr>
      <w:r>
        <w:rPr>
          <w:rFonts w:hint="eastAsia"/>
          <w:kern w:val="0"/>
          <w:sz w:val="15"/>
          <w:szCs w:val="22"/>
          <w:lang w:bidi="zh-CN"/>
        </w:rPr>
        <w:t>[16]</w:t>
      </w:r>
      <w:r>
        <w:rPr>
          <w:rFonts w:hint="eastAsia"/>
          <w:kern w:val="0"/>
          <w:sz w:val="15"/>
          <w:szCs w:val="15"/>
        </w:rPr>
        <w:t>刘伯阳</w:t>
      </w:r>
      <w:r>
        <w:rPr>
          <w:rFonts w:hint="eastAsia"/>
          <w:kern w:val="0"/>
          <w:sz w:val="15"/>
          <w:szCs w:val="15"/>
        </w:rPr>
        <w:t>,</w:t>
      </w:r>
      <w:r>
        <w:rPr>
          <w:rFonts w:hint="eastAsia"/>
          <w:kern w:val="0"/>
          <w:sz w:val="15"/>
          <w:szCs w:val="15"/>
        </w:rPr>
        <w:t>何雯静</w:t>
      </w:r>
      <w:r>
        <w:rPr>
          <w:rFonts w:hint="eastAsia"/>
          <w:kern w:val="0"/>
          <w:sz w:val="15"/>
          <w:szCs w:val="15"/>
        </w:rPr>
        <w:t>,</w:t>
      </w:r>
      <w:r>
        <w:rPr>
          <w:rFonts w:hint="eastAsia"/>
          <w:kern w:val="0"/>
          <w:sz w:val="15"/>
          <w:szCs w:val="15"/>
        </w:rPr>
        <w:t>马杰</w:t>
      </w:r>
      <w:r>
        <w:rPr>
          <w:rFonts w:hint="eastAsia"/>
          <w:kern w:val="0"/>
          <w:sz w:val="15"/>
          <w:szCs w:val="15"/>
        </w:rPr>
        <w:t>,</w:t>
      </w:r>
      <w:r>
        <w:rPr>
          <w:rFonts w:hint="eastAsia"/>
          <w:kern w:val="0"/>
          <w:sz w:val="15"/>
          <w:szCs w:val="15"/>
        </w:rPr>
        <w:t>等</w:t>
      </w:r>
      <w:r>
        <w:rPr>
          <w:rFonts w:hint="eastAsia"/>
          <w:kern w:val="0"/>
          <w:sz w:val="15"/>
          <w:szCs w:val="15"/>
        </w:rPr>
        <w:t>.</w:t>
      </w:r>
      <w:r>
        <w:rPr>
          <w:rFonts w:hint="eastAsia"/>
          <w:kern w:val="0"/>
          <w:sz w:val="15"/>
          <w:szCs w:val="15"/>
        </w:rPr>
        <w:t>无人机辅助认知边缘计算鲁棒资源分配方案</w:t>
      </w:r>
      <w:r>
        <w:rPr>
          <w:rFonts w:hint="eastAsia"/>
          <w:kern w:val="0"/>
          <w:sz w:val="15"/>
          <w:szCs w:val="15"/>
        </w:rPr>
        <w:t>[J].</w:t>
      </w:r>
      <w:r>
        <w:rPr>
          <w:rFonts w:hint="eastAsia"/>
          <w:kern w:val="0"/>
          <w:sz w:val="15"/>
          <w:szCs w:val="15"/>
        </w:rPr>
        <w:t>西安邮电大学学报</w:t>
      </w:r>
      <w:r>
        <w:rPr>
          <w:rFonts w:hint="eastAsia"/>
          <w:kern w:val="0"/>
          <w:sz w:val="15"/>
          <w:szCs w:val="15"/>
        </w:rPr>
        <w:t>,2023,28(3):1-9.</w:t>
      </w:r>
      <w:r>
        <w:rPr>
          <w:kern w:val="0"/>
          <w:sz w:val="15"/>
          <w:szCs w:val="15"/>
        </w:rPr>
        <w:t xml:space="preserve"> </w:t>
      </w:r>
    </w:p>
    <w:p w14:paraId="306D9D90" w14:textId="77777777" w:rsidR="00000000" w:rsidRDefault="00000000">
      <w:pPr>
        <w:tabs>
          <w:tab w:val="left" w:pos="0"/>
        </w:tabs>
        <w:spacing w:line="300" w:lineRule="exact"/>
        <w:rPr>
          <w:rFonts w:hint="eastAsia"/>
          <w:kern w:val="0"/>
          <w:sz w:val="15"/>
          <w:szCs w:val="15"/>
        </w:rPr>
      </w:pPr>
      <w:r>
        <w:rPr>
          <w:kern w:val="0"/>
          <w:sz w:val="15"/>
          <w:szCs w:val="15"/>
        </w:rPr>
        <w:t>Liu</w:t>
      </w:r>
      <w:r>
        <w:rPr>
          <w:rFonts w:hint="eastAsia"/>
          <w:kern w:val="0"/>
          <w:sz w:val="15"/>
          <w:szCs w:val="15"/>
        </w:rPr>
        <w:t xml:space="preserve"> Boyang</w:t>
      </w:r>
      <w:r>
        <w:rPr>
          <w:kern w:val="0"/>
          <w:sz w:val="15"/>
          <w:szCs w:val="15"/>
        </w:rPr>
        <w:t>,He W</w:t>
      </w:r>
      <w:r>
        <w:rPr>
          <w:rFonts w:hint="eastAsia"/>
          <w:kern w:val="0"/>
          <w:sz w:val="15"/>
          <w:szCs w:val="15"/>
        </w:rPr>
        <w:t>enjing</w:t>
      </w:r>
      <w:r>
        <w:rPr>
          <w:kern w:val="0"/>
          <w:sz w:val="15"/>
          <w:szCs w:val="15"/>
        </w:rPr>
        <w:t>,Ma J</w:t>
      </w:r>
      <w:r>
        <w:rPr>
          <w:rFonts w:hint="eastAsia"/>
          <w:kern w:val="0"/>
          <w:sz w:val="15"/>
          <w:szCs w:val="15"/>
        </w:rPr>
        <w:t>ie</w:t>
      </w:r>
      <w:r>
        <w:rPr>
          <w:kern w:val="0"/>
          <w:sz w:val="15"/>
          <w:szCs w:val="15"/>
        </w:rPr>
        <w:t>,et al.Robus resource allocation in UAV-assisted mobile edge computing networks[J].Journal of Xi’an University of Post and Telecommunication,</w:t>
      </w:r>
      <w:r>
        <w:rPr>
          <w:rFonts w:hint="eastAsia"/>
          <w:kern w:val="0"/>
          <w:sz w:val="15"/>
          <w:szCs w:val="15"/>
        </w:rPr>
        <w:t>2023,28(3):1-9</w:t>
      </w:r>
      <w:r>
        <w:rPr>
          <w:kern w:val="0"/>
          <w:sz w:val="15"/>
          <w:szCs w:val="15"/>
        </w:rPr>
        <w:t>.</w:t>
      </w:r>
    </w:p>
    <w:p w14:paraId="78425D13" w14:textId="77777777" w:rsidR="00000000" w:rsidRDefault="00000000">
      <w:pPr>
        <w:tabs>
          <w:tab w:val="left" w:pos="0"/>
        </w:tabs>
        <w:spacing w:line="300" w:lineRule="exact"/>
        <w:rPr>
          <w:kern w:val="0"/>
          <w:sz w:val="15"/>
          <w:szCs w:val="22"/>
          <w:lang w:bidi="zh-CN"/>
        </w:rPr>
      </w:pPr>
      <w:r>
        <w:rPr>
          <w:rFonts w:hint="eastAsia"/>
          <w:kern w:val="0"/>
          <w:sz w:val="15"/>
          <w:szCs w:val="22"/>
          <w:lang w:bidi="zh-CN"/>
        </w:rPr>
        <w:t>[17]</w:t>
      </w:r>
      <w:r>
        <w:rPr>
          <w:rFonts w:ascii="宋体" w:hAnsi="宋体" w:hint="eastAsia"/>
          <w:kern w:val="0"/>
          <w:sz w:val="15"/>
          <w:szCs w:val="15"/>
        </w:rPr>
        <w:t>刘伯阳</w:t>
      </w:r>
      <w:r>
        <w:rPr>
          <w:rFonts w:hint="eastAsia"/>
          <w:kern w:val="0"/>
          <w:sz w:val="15"/>
          <w:szCs w:val="15"/>
        </w:rPr>
        <w:t>,</w:t>
      </w:r>
      <w:r>
        <w:rPr>
          <w:rFonts w:ascii="宋体" w:hAnsi="宋体" w:hint="eastAsia"/>
          <w:kern w:val="0"/>
          <w:sz w:val="15"/>
          <w:szCs w:val="15"/>
        </w:rPr>
        <w:t>魏晨松</w:t>
      </w:r>
      <w:r>
        <w:rPr>
          <w:rFonts w:hint="eastAsia"/>
          <w:kern w:val="0"/>
          <w:sz w:val="15"/>
          <w:szCs w:val="15"/>
        </w:rPr>
        <w:t>,</w:t>
      </w:r>
      <w:r>
        <w:rPr>
          <w:rFonts w:ascii="宋体" w:hAnsi="宋体" w:hint="eastAsia"/>
          <w:kern w:val="0"/>
          <w:sz w:val="15"/>
          <w:szCs w:val="15"/>
        </w:rPr>
        <w:t>李伟</w:t>
      </w:r>
      <w:r>
        <w:rPr>
          <w:rFonts w:hint="eastAsia"/>
          <w:kern w:val="0"/>
          <w:sz w:val="15"/>
          <w:szCs w:val="15"/>
        </w:rPr>
        <w:t>,</w:t>
      </w:r>
      <w:r>
        <w:rPr>
          <w:rFonts w:ascii="宋体" w:hAnsi="宋体" w:hint="eastAsia"/>
          <w:kern w:val="0"/>
          <w:sz w:val="15"/>
          <w:szCs w:val="15"/>
        </w:rPr>
        <w:t>等</w:t>
      </w:r>
      <w:r>
        <w:rPr>
          <w:rFonts w:hint="eastAsia"/>
          <w:kern w:val="0"/>
          <w:sz w:val="15"/>
          <w:szCs w:val="15"/>
        </w:rPr>
        <w:t>.</w:t>
      </w:r>
      <w:r>
        <w:rPr>
          <w:rFonts w:ascii="宋体" w:hAnsi="宋体" w:hint="eastAsia"/>
          <w:kern w:val="0"/>
          <w:sz w:val="15"/>
          <w:szCs w:val="15"/>
        </w:rPr>
        <w:t>多次用户认知边缘计算网络资源分配方案</w:t>
      </w:r>
      <w:r>
        <w:rPr>
          <w:rFonts w:hint="eastAsia"/>
          <w:kern w:val="0"/>
          <w:sz w:val="15"/>
          <w:szCs w:val="15"/>
        </w:rPr>
        <w:t>[J].</w:t>
      </w:r>
      <w:r>
        <w:rPr>
          <w:rFonts w:ascii="宋体" w:hAnsi="宋体" w:hint="eastAsia"/>
          <w:kern w:val="0"/>
          <w:sz w:val="15"/>
          <w:szCs w:val="15"/>
        </w:rPr>
        <w:t>西安邮电大学学报</w:t>
      </w:r>
      <w:r>
        <w:rPr>
          <w:rFonts w:hint="eastAsia"/>
          <w:kern w:val="0"/>
          <w:sz w:val="15"/>
          <w:szCs w:val="15"/>
        </w:rPr>
        <w:t>,2022,27(3):8-15.</w:t>
      </w:r>
    </w:p>
    <w:p w14:paraId="24F991D9" w14:textId="77777777" w:rsidR="00000000" w:rsidRDefault="00000000">
      <w:pPr>
        <w:tabs>
          <w:tab w:val="left" w:pos="0"/>
        </w:tabs>
        <w:spacing w:line="300" w:lineRule="exact"/>
        <w:rPr>
          <w:kern w:val="0"/>
          <w:sz w:val="15"/>
          <w:szCs w:val="15"/>
        </w:rPr>
      </w:pPr>
      <w:bookmarkStart w:id="55" w:name="_Hlk154692692"/>
      <w:r>
        <w:rPr>
          <w:kern w:val="0"/>
          <w:sz w:val="15"/>
          <w:szCs w:val="15"/>
        </w:rPr>
        <w:t>Liu</w:t>
      </w:r>
      <w:r>
        <w:rPr>
          <w:rFonts w:hint="eastAsia"/>
          <w:kern w:val="0"/>
          <w:sz w:val="15"/>
          <w:szCs w:val="15"/>
        </w:rPr>
        <w:t xml:space="preserve"> Boyang</w:t>
      </w:r>
      <w:r>
        <w:rPr>
          <w:kern w:val="0"/>
          <w:sz w:val="15"/>
          <w:szCs w:val="15"/>
        </w:rPr>
        <w:t>,Wei C</w:t>
      </w:r>
      <w:r>
        <w:rPr>
          <w:rFonts w:hint="eastAsia"/>
          <w:kern w:val="0"/>
          <w:sz w:val="15"/>
          <w:szCs w:val="15"/>
        </w:rPr>
        <w:t>hensong</w:t>
      </w:r>
      <w:r>
        <w:rPr>
          <w:kern w:val="0"/>
          <w:sz w:val="15"/>
          <w:szCs w:val="15"/>
        </w:rPr>
        <w:t>,Li W</w:t>
      </w:r>
      <w:r>
        <w:rPr>
          <w:rFonts w:hint="eastAsia"/>
          <w:kern w:val="0"/>
          <w:sz w:val="15"/>
          <w:szCs w:val="15"/>
        </w:rPr>
        <w:t>ei</w:t>
      </w:r>
      <w:r>
        <w:rPr>
          <w:kern w:val="0"/>
          <w:sz w:val="15"/>
          <w:szCs w:val="15"/>
        </w:rPr>
        <w:t>,et al.Resource allocation scheme for multiply-secondary mobile edge computing networks[J].Journal of Xi’an University of Post and Telecommunication,</w:t>
      </w:r>
      <w:r>
        <w:rPr>
          <w:rFonts w:hint="eastAsia"/>
          <w:kern w:val="0"/>
          <w:sz w:val="15"/>
          <w:szCs w:val="15"/>
        </w:rPr>
        <w:t>2022,27(3):8-15.</w:t>
      </w:r>
    </w:p>
    <w:bookmarkEnd w:id="55"/>
    <w:p w14:paraId="155CF3B2" w14:textId="77777777" w:rsidR="00000000" w:rsidRDefault="00000000">
      <w:pPr>
        <w:tabs>
          <w:tab w:val="left" w:pos="0"/>
        </w:tabs>
        <w:spacing w:line="300" w:lineRule="exact"/>
        <w:rPr>
          <w:kern w:val="0"/>
          <w:sz w:val="15"/>
          <w:szCs w:val="15"/>
        </w:rPr>
      </w:pPr>
      <w:r>
        <w:rPr>
          <w:rFonts w:hint="eastAsia"/>
          <w:kern w:val="0"/>
          <w:sz w:val="15"/>
          <w:szCs w:val="22"/>
          <w:lang w:bidi="zh-CN"/>
        </w:rPr>
        <w:t>[18]</w:t>
      </w:r>
      <w:r>
        <w:rPr>
          <w:kern w:val="0"/>
          <w:sz w:val="15"/>
          <w:szCs w:val="15"/>
        </w:rPr>
        <w:t>Chen</w:t>
      </w:r>
      <w:r>
        <w:rPr>
          <w:rFonts w:hint="eastAsia"/>
          <w:kern w:val="0"/>
          <w:sz w:val="15"/>
          <w:szCs w:val="15"/>
        </w:rPr>
        <w:t xml:space="preserve"> C</w:t>
      </w:r>
      <w:r>
        <w:rPr>
          <w:kern w:val="0"/>
          <w:sz w:val="15"/>
          <w:szCs w:val="15"/>
        </w:rPr>
        <w:t>,W</w:t>
      </w:r>
      <w:r>
        <w:rPr>
          <w:rFonts w:hint="eastAsia"/>
          <w:kern w:val="0"/>
          <w:sz w:val="15"/>
          <w:szCs w:val="15"/>
        </w:rPr>
        <w:t>ang</w:t>
      </w:r>
      <w:r>
        <w:rPr>
          <w:kern w:val="0"/>
          <w:sz w:val="15"/>
          <w:szCs w:val="15"/>
        </w:rPr>
        <w:t xml:space="preserve"> C</w:t>
      </w:r>
      <w:r>
        <w:rPr>
          <w:rFonts w:hint="eastAsia"/>
          <w:kern w:val="0"/>
          <w:sz w:val="15"/>
          <w:szCs w:val="15"/>
        </w:rPr>
        <w:t xml:space="preserve"> </w:t>
      </w:r>
      <w:r>
        <w:rPr>
          <w:kern w:val="0"/>
          <w:sz w:val="15"/>
          <w:szCs w:val="15"/>
        </w:rPr>
        <w:t>Y,Li</w:t>
      </w:r>
      <w:r>
        <w:rPr>
          <w:rFonts w:hint="eastAsia"/>
          <w:kern w:val="0"/>
          <w:sz w:val="15"/>
          <w:szCs w:val="15"/>
        </w:rPr>
        <w:t xml:space="preserve"> C</w:t>
      </w:r>
      <w:r>
        <w:rPr>
          <w:kern w:val="0"/>
          <w:sz w:val="15"/>
          <w:szCs w:val="15"/>
        </w:rPr>
        <w:t xml:space="preserve">,et al.A V2V emergent message dissemination scheme for 6G-oriented vehicular networks[J].Chinese Journal of Electronics,2023,32(6):1179-1191. </w:t>
      </w:r>
    </w:p>
    <w:p w14:paraId="29FDC08B" w14:textId="77777777" w:rsidR="00000000" w:rsidRDefault="00000000">
      <w:pPr>
        <w:tabs>
          <w:tab w:val="left" w:pos="0"/>
        </w:tabs>
        <w:spacing w:line="300" w:lineRule="exact"/>
        <w:rPr>
          <w:kern w:val="0"/>
          <w:sz w:val="15"/>
          <w:szCs w:val="22"/>
          <w:lang w:bidi="zh-CN"/>
        </w:rPr>
      </w:pPr>
      <w:r>
        <w:rPr>
          <w:rFonts w:hint="eastAsia"/>
          <w:kern w:val="0"/>
          <w:sz w:val="15"/>
          <w:szCs w:val="22"/>
          <w:lang w:bidi="zh-CN"/>
        </w:rPr>
        <w:t>[19]</w:t>
      </w:r>
      <w:r>
        <w:rPr>
          <w:kern w:val="0"/>
          <w:sz w:val="15"/>
          <w:szCs w:val="15"/>
        </w:rPr>
        <w:t>Liu</w:t>
      </w:r>
      <w:r>
        <w:rPr>
          <w:rFonts w:hint="eastAsia"/>
          <w:kern w:val="0"/>
          <w:sz w:val="15"/>
          <w:szCs w:val="15"/>
        </w:rPr>
        <w:t xml:space="preserve"> L</w:t>
      </w:r>
      <w:r>
        <w:rPr>
          <w:kern w:val="0"/>
          <w:sz w:val="15"/>
          <w:szCs w:val="15"/>
        </w:rPr>
        <w:t>,Feng</w:t>
      </w:r>
      <w:r>
        <w:rPr>
          <w:rFonts w:hint="eastAsia"/>
          <w:kern w:val="0"/>
          <w:sz w:val="15"/>
          <w:szCs w:val="15"/>
        </w:rPr>
        <w:t xml:space="preserve"> J</w:t>
      </w:r>
      <w:r>
        <w:rPr>
          <w:kern w:val="0"/>
          <w:sz w:val="15"/>
          <w:szCs w:val="15"/>
        </w:rPr>
        <w:t>,Mu</w:t>
      </w:r>
      <w:r>
        <w:rPr>
          <w:rFonts w:hint="eastAsia"/>
          <w:kern w:val="0"/>
          <w:sz w:val="15"/>
          <w:szCs w:val="15"/>
        </w:rPr>
        <w:t xml:space="preserve"> X Y</w:t>
      </w:r>
      <w:r>
        <w:rPr>
          <w:kern w:val="0"/>
          <w:sz w:val="15"/>
          <w:szCs w:val="15"/>
        </w:rPr>
        <w:t xml:space="preserve">,et al.Asynchronous deep reinforcement learning for collaborative task computing and on-demand resource allocation in vehicular edge computing[J].IEEE Transactions on Intelligent Transportation Systems,2023,4(10):1-14. </w:t>
      </w:r>
    </w:p>
    <w:p w14:paraId="06D055EA" w14:textId="77777777" w:rsidR="00000000" w:rsidRDefault="00000000">
      <w:pPr>
        <w:tabs>
          <w:tab w:val="left" w:pos="0"/>
        </w:tabs>
        <w:spacing w:line="300" w:lineRule="exact"/>
        <w:rPr>
          <w:kern w:val="0"/>
          <w:sz w:val="15"/>
          <w:szCs w:val="22"/>
          <w:lang w:bidi="zh-CN"/>
        </w:rPr>
      </w:pPr>
      <w:r>
        <w:rPr>
          <w:rFonts w:hint="eastAsia"/>
          <w:kern w:val="0"/>
          <w:sz w:val="15"/>
          <w:szCs w:val="22"/>
          <w:lang w:bidi="zh-CN"/>
        </w:rPr>
        <w:t>[20]</w:t>
      </w:r>
      <w:r>
        <w:rPr>
          <w:kern w:val="0"/>
          <w:sz w:val="15"/>
          <w:szCs w:val="15"/>
        </w:rPr>
        <w:t>Zhang L,Zhang H,Guo C,et al.Satellite-aerial integrated computing in disasters:User association and ofﬂoading decision[C]//IEEE International Conference on Communications</w:t>
      </w:r>
      <w:r>
        <w:rPr>
          <w:rFonts w:hint="eastAsia"/>
          <w:kern w:val="0"/>
          <w:sz w:val="15"/>
          <w:szCs w:val="15"/>
        </w:rPr>
        <w:t xml:space="preserve"> </w:t>
      </w:r>
      <w:r>
        <w:rPr>
          <w:kern w:val="0"/>
          <w:sz w:val="15"/>
          <w:szCs w:val="15"/>
        </w:rPr>
        <w:t xml:space="preserve">(ICC).Dublin:IEEE,2020:554-559. </w:t>
      </w:r>
    </w:p>
    <w:p w14:paraId="017C9514" w14:textId="77777777" w:rsidR="00000000" w:rsidRDefault="00000000">
      <w:pPr>
        <w:tabs>
          <w:tab w:val="left" w:pos="0"/>
        </w:tabs>
        <w:spacing w:line="300" w:lineRule="exact"/>
        <w:rPr>
          <w:kern w:val="0"/>
          <w:sz w:val="15"/>
          <w:szCs w:val="22"/>
          <w:lang w:bidi="zh-CN"/>
        </w:rPr>
      </w:pPr>
      <w:r>
        <w:rPr>
          <w:rFonts w:hint="eastAsia"/>
          <w:kern w:val="0"/>
          <w:sz w:val="15"/>
          <w:szCs w:val="22"/>
          <w:lang w:bidi="zh-CN"/>
        </w:rPr>
        <w:t>[21]</w:t>
      </w:r>
      <w:r>
        <w:rPr>
          <w:kern w:val="0"/>
          <w:sz w:val="15"/>
          <w:szCs w:val="15"/>
        </w:rPr>
        <w:t xml:space="preserve">He X,Jin R,Dai H.Multi-hop task ofﬂoading with on-the-ﬂy computation for multi-uav remote edge computing[J].IEEE Transactions on Communications,2021,70(2):1332-1344. </w:t>
      </w:r>
    </w:p>
    <w:p w14:paraId="236FD40B" w14:textId="77777777" w:rsidR="00000000" w:rsidRDefault="00000000">
      <w:pPr>
        <w:tabs>
          <w:tab w:val="left" w:pos="0"/>
        </w:tabs>
        <w:spacing w:line="300" w:lineRule="exact"/>
        <w:rPr>
          <w:kern w:val="0"/>
          <w:sz w:val="15"/>
          <w:szCs w:val="15"/>
        </w:rPr>
      </w:pPr>
      <w:r>
        <w:rPr>
          <w:rFonts w:hint="eastAsia"/>
          <w:kern w:val="0"/>
          <w:sz w:val="15"/>
          <w:szCs w:val="22"/>
          <w:lang w:bidi="zh-CN"/>
        </w:rPr>
        <w:t>[22]</w:t>
      </w:r>
      <w:r>
        <w:rPr>
          <w:rFonts w:hint="eastAsia"/>
          <w:kern w:val="0"/>
          <w:sz w:val="15"/>
          <w:szCs w:val="15"/>
        </w:rPr>
        <w:t>Cheng N,Lyu F,Quan W,et al.S</w:t>
      </w:r>
      <w:bookmarkStart w:id="56" w:name="OLE_LINK15"/>
      <w:r>
        <w:rPr>
          <w:rFonts w:hint="eastAsia"/>
          <w:kern w:val="0"/>
          <w:sz w:val="15"/>
          <w:szCs w:val="15"/>
        </w:rPr>
        <w:t>pace/aerial-assisted computing offloading for IoT applications:A learning-based approach</w:t>
      </w:r>
      <w:bookmarkEnd w:id="56"/>
      <w:r>
        <w:rPr>
          <w:kern w:val="0"/>
          <w:sz w:val="15"/>
          <w:szCs w:val="15"/>
        </w:rPr>
        <w:t>[J]</w:t>
      </w:r>
      <w:r>
        <w:rPr>
          <w:rFonts w:hint="eastAsia"/>
          <w:kern w:val="0"/>
          <w:sz w:val="15"/>
          <w:szCs w:val="15"/>
        </w:rPr>
        <w:t>.IEEE Journal on Selected Areas in Communications,2019,37(5):1117</w:t>
      </w:r>
      <w:r>
        <w:rPr>
          <w:rFonts w:ascii="宋体" w:hAnsi="宋体" w:hint="eastAsia"/>
          <w:kern w:val="0"/>
          <w:sz w:val="15"/>
          <w:szCs w:val="15"/>
        </w:rPr>
        <w:t>-</w:t>
      </w:r>
      <w:r>
        <w:rPr>
          <w:rFonts w:hint="eastAsia"/>
          <w:kern w:val="0"/>
          <w:sz w:val="15"/>
          <w:szCs w:val="15"/>
        </w:rPr>
        <w:t>1129</w:t>
      </w:r>
      <w:r>
        <w:rPr>
          <w:kern w:val="0"/>
          <w:sz w:val="15"/>
          <w:szCs w:val="15"/>
        </w:rPr>
        <w:t>.</w:t>
      </w:r>
    </w:p>
    <w:p w14:paraId="1426712F" w14:textId="77777777" w:rsidR="00000000" w:rsidRDefault="00000000">
      <w:pPr>
        <w:tabs>
          <w:tab w:val="left" w:pos="0"/>
        </w:tabs>
        <w:spacing w:line="300" w:lineRule="exact"/>
        <w:rPr>
          <w:kern w:val="0"/>
          <w:sz w:val="15"/>
          <w:szCs w:val="15"/>
        </w:rPr>
      </w:pPr>
    </w:p>
    <w:p w14:paraId="21D0C61F" w14:textId="5A9DB2C1" w:rsidR="00000000" w:rsidRDefault="00993FB6">
      <w:pPr>
        <w:pStyle w:val="a1"/>
        <w:rPr>
          <w:rFonts w:hint="eastAsia"/>
          <w:lang w:bidi="zh-CN"/>
        </w:rPr>
      </w:pPr>
      <w:r>
        <w:rPr>
          <w:noProof/>
        </w:rPr>
        <w:drawing>
          <wp:inline distT="0" distB="0" distL="0" distR="0" wp14:anchorId="7187DD7C" wp14:editId="13E8875D">
            <wp:extent cx="2800350" cy="923925"/>
            <wp:effectExtent l="0" t="0" r="0" b="0"/>
            <wp:docPr id="87"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800350" cy="923925"/>
                    </a:xfrm>
                    <a:prstGeom prst="rect">
                      <a:avLst/>
                    </a:prstGeom>
                    <a:noFill/>
                    <a:ln>
                      <a:noFill/>
                    </a:ln>
                  </pic:spPr>
                </pic:pic>
              </a:graphicData>
            </a:graphic>
          </wp:inline>
        </w:drawing>
      </w:r>
    </w:p>
    <w:p w14:paraId="614D4B45" w14:textId="77777777" w:rsidR="00000000" w:rsidRDefault="00000000">
      <w:pPr>
        <w:widowControl/>
        <w:ind w:firstLineChars="700" w:firstLine="1470"/>
        <w:jc w:val="left"/>
        <w:rPr>
          <w:lang w:bidi="zh-CN"/>
        </w:rPr>
        <w:sectPr w:rsidR="00000000">
          <w:type w:val="continuous"/>
          <w:pgSz w:w="11906" w:h="16838"/>
          <w:pgMar w:top="2098" w:right="1134" w:bottom="1134" w:left="1531" w:header="851" w:footer="992" w:gutter="0"/>
          <w:cols w:num="2" w:space="425"/>
          <w:docGrid w:type="lines" w:linePitch="312"/>
        </w:sectPr>
      </w:pPr>
    </w:p>
    <w:p w14:paraId="6D4D7A81" w14:textId="77777777" w:rsidR="00000000" w:rsidRDefault="00000000">
      <w:pPr>
        <w:widowControl/>
        <w:adjustRightInd w:val="0"/>
        <w:spacing w:line="360" w:lineRule="exact"/>
        <w:rPr>
          <w:rFonts w:hint="eastAsia"/>
          <w:b/>
          <w:color w:val="0000FF"/>
          <w:kern w:val="0"/>
          <w:sz w:val="22"/>
          <w:highlight w:val="yellow"/>
        </w:rPr>
      </w:pPr>
    </w:p>
    <w:p w14:paraId="5061A6B1" w14:textId="77777777" w:rsidR="00000000" w:rsidRDefault="00000000">
      <w:pPr>
        <w:widowControl/>
        <w:adjustRightInd w:val="0"/>
        <w:spacing w:line="360" w:lineRule="exact"/>
        <w:rPr>
          <w:rFonts w:hint="eastAsia"/>
          <w:b/>
          <w:color w:val="0000FF"/>
          <w:kern w:val="0"/>
          <w:sz w:val="22"/>
          <w:highlight w:val="yellow"/>
        </w:rPr>
      </w:pPr>
    </w:p>
    <w:p w14:paraId="4D44A9A5" w14:textId="77777777" w:rsidR="00000000" w:rsidRDefault="00000000">
      <w:pPr>
        <w:widowControl/>
        <w:adjustRightInd w:val="0"/>
        <w:spacing w:line="360" w:lineRule="exact"/>
        <w:rPr>
          <w:rFonts w:hint="eastAsia"/>
          <w:b/>
          <w:color w:val="0000FF"/>
          <w:kern w:val="0"/>
          <w:sz w:val="22"/>
          <w:highlight w:val="yellow"/>
        </w:rPr>
      </w:pPr>
      <w:r>
        <w:rPr>
          <w:rFonts w:hint="eastAsia"/>
          <w:b/>
          <w:color w:val="0000FF"/>
          <w:kern w:val="0"/>
          <w:sz w:val="22"/>
          <w:highlight w:val="yellow"/>
        </w:rPr>
        <w:t>其他文献著录格式标准：</w:t>
      </w:r>
    </w:p>
    <w:p w14:paraId="5E2CF482" w14:textId="77777777" w:rsidR="00000000" w:rsidRDefault="00000000">
      <w:pPr>
        <w:widowControl/>
        <w:jc w:val="left"/>
        <w:rPr>
          <w:rFonts w:ascii="Calibri" w:hAnsi="Calibri"/>
        </w:rPr>
      </w:pPr>
      <w:r>
        <w:rPr>
          <w:rFonts w:ascii="仿宋_GB2312" w:eastAsia="仿宋_GB2312" w:hAnsi="仿宋_GB2312" w:cs="仿宋_GB2312" w:hint="eastAsia"/>
          <w:b/>
          <w:color w:val="000000"/>
          <w:kern w:val="0"/>
          <w:sz w:val="20"/>
          <w:szCs w:val="20"/>
          <w:lang w:bidi="ar"/>
        </w:rPr>
        <w:t>1）</w:t>
      </w:r>
      <w:r>
        <w:rPr>
          <w:rFonts w:ascii="仿宋_GB2312" w:eastAsia="仿宋_GB2312" w:hAnsi="仿宋_GB2312" w:cs="仿宋_GB2312"/>
          <w:b/>
          <w:color w:val="000000"/>
          <w:kern w:val="0"/>
          <w:sz w:val="20"/>
          <w:szCs w:val="20"/>
          <w:lang w:bidi="ar"/>
        </w:rPr>
        <w:t xml:space="preserve">图书、专著 </w:t>
      </w:r>
    </w:p>
    <w:p w14:paraId="7DAD09B2" w14:textId="77777777" w:rsidR="00000000" w:rsidRDefault="00000000">
      <w:pPr>
        <w:widowControl/>
        <w:ind w:firstLineChars="200" w:firstLine="400"/>
        <w:jc w:val="left"/>
        <w:rPr>
          <w:color w:val="000000"/>
          <w:kern w:val="0"/>
          <w:sz w:val="20"/>
          <w:szCs w:val="20"/>
          <w:lang w:bidi="ar"/>
        </w:rPr>
      </w:pPr>
      <w:r>
        <w:rPr>
          <w:color w:val="000000"/>
          <w:kern w:val="0"/>
          <w:sz w:val="20"/>
          <w:szCs w:val="20"/>
          <w:lang w:bidi="ar"/>
        </w:rPr>
        <w:t>[1]</w:t>
      </w:r>
      <w:r>
        <w:rPr>
          <w:rFonts w:ascii="仿宋_GB2312" w:eastAsia="仿宋_GB2312" w:hAnsi="仿宋_GB2312" w:cs="仿宋_GB2312"/>
          <w:color w:val="000000"/>
          <w:kern w:val="0"/>
          <w:sz w:val="20"/>
          <w:szCs w:val="20"/>
          <w:lang w:bidi="ar"/>
        </w:rPr>
        <w:t>曹雪虹</w:t>
      </w:r>
      <w:r>
        <w:rPr>
          <w:color w:val="000000"/>
          <w:kern w:val="0"/>
          <w:sz w:val="20"/>
          <w:szCs w:val="20"/>
          <w:lang w:bidi="ar"/>
        </w:rPr>
        <w:t>.</w:t>
      </w:r>
      <w:r>
        <w:rPr>
          <w:rFonts w:ascii="仿宋_GB2312" w:eastAsia="仿宋_GB2312" w:hAnsi="仿宋_GB2312" w:cs="仿宋_GB2312"/>
          <w:color w:val="000000"/>
          <w:kern w:val="0"/>
          <w:sz w:val="20"/>
          <w:szCs w:val="20"/>
          <w:lang w:bidi="ar"/>
        </w:rPr>
        <w:t>信息论与编码(第 2 版)</w:t>
      </w:r>
      <w:r>
        <w:rPr>
          <w:color w:val="000000"/>
          <w:kern w:val="0"/>
          <w:sz w:val="20"/>
          <w:szCs w:val="20"/>
          <w:lang w:bidi="ar"/>
        </w:rPr>
        <w:t>[M].</w:t>
      </w:r>
      <w:r>
        <w:rPr>
          <w:rFonts w:ascii="仿宋_GB2312" w:eastAsia="仿宋_GB2312" w:hAnsi="仿宋_GB2312" w:cs="仿宋_GB2312"/>
          <w:color w:val="000000"/>
          <w:kern w:val="0"/>
          <w:sz w:val="20"/>
          <w:szCs w:val="20"/>
          <w:lang w:bidi="ar"/>
        </w:rPr>
        <w:t>北京:清华大学出社</w:t>
      </w:r>
      <w:r>
        <w:rPr>
          <w:color w:val="000000"/>
          <w:kern w:val="0"/>
          <w:sz w:val="20"/>
          <w:szCs w:val="20"/>
          <w:lang w:bidi="ar"/>
        </w:rPr>
        <w:t xml:space="preserve">,2009:1-360. </w:t>
      </w:r>
    </w:p>
    <w:p w14:paraId="7259F622" w14:textId="77777777" w:rsidR="00000000" w:rsidRDefault="00000000">
      <w:pPr>
        <w:widowControl/>
        <w:ind w:firstLineChars="200" w:firstLine="400"/>
        <w:jc w:val="left"/>
        <w:rPr>
          <w:rFonts w:ascii="Calibri" w:hAnsi="Calibri"/>
        </w:rPr>
      </w:pPr>
      <w:r>
        <w:rPr>
          <w:color w:val="000000"/>
          <w:kern w:val="0"/>
          <w:sz w:val="20"/>
          <w:szCs w:val="20"/>
          <w:lang w:bidi="ar"/>
        </w:rPr>
        <w:t>[2]</w:t>
      </w:r>
      <w:r>
        <w:rPr>
          <w:rFonts w:ascii="仿宋_GB2312" w:eastAsia="仿宋_GB2312" w:hAnsi="仿宋_GB2312" w:cs="仿宋_GB2312"/>
          <w:color w:val="000000"/>
          <w:kern w:val="0"/>
          <w:sz w:val="20"/>
          <w:szCs w:val="20"/>
          <w:lang w:bidi="ar"/>
        </w:rPr>
        <w:t>中华人民共和国国家统计局.中国城市统计年鉴</w:t>
      </w:r>
      <w:r>
        <w:rPr>
          <w:color w:val="000000"/>
          <w:kern w:val="0"/>
          <w:sz w:val="20"/>
          <w:szCs w:val="20"/>
          <w:lang w:bidi="ar"/>
        </w:rPr>
        <w:t>[M].</w:t>
      </w:r>
      <w:r>
        <w:rPr>
          <w:rFonts w:ascii="仿宋_GB2312" w:eastAsia="仿宋_GB2312" w:hAnsi="仿宋_GB2312" w:cs="仿宋_GB2312"/>
          <w:color w:val="000000"/>
          <w:kern w:val="0"/>
          <w:sz w:val="20"/>
          <w:szCs w:val="20"/>
          <w:lang w:bidi="ar"/>
        </w:rPr>
        <w:t>北京:中国统计出版社,</w:t>
      </w:r>
      <w:r>
        <w:rPr>
          <w:color w:val="000000"/>
          <w:kern w:val="0"/>
          <w:sz w:val="20"/>
          <w:szCs w:val="20"/>
          <w:lang w:bidi="ar"/>
        </w:rPr>
        <w:t>2014</w:t>
      </w:r>
      <w:r>
        <w:rPr>
          <w:rFonts w:hint="eastAsia"/>
          <w:color w:val="000000"/>
          <w:kern w:val="0"/>
          <w:sz w:val="20"/>
          <w:szCs w:val="20"/>
          <w:lang w:bidi="ar"/>
        </w:rPr>
        <w:t>:26</w:t>
      </w:r>
      <w:r>
        <w:rPr>
          <w:color w:val="000000"/>
          <w:kern w:val="0"/>
          <w:sz w:val="20"/>
          <w:szCs w:val="20"/>
          <w:lang w:bidi="ar"/>
        </w:rPr>
        <w:t xml:space="preserve"> </w:t>
      </w:r>
    </w:p>
    <w:p w14:paraId="00447BF4" w14:textId="77777777" w:rsidR="00000000" w:rsidRDefault="00000000">
      <w:pPr>
        <w:widowControl/>
        <w:ind w:leftChars="190" w:left="599" w:hangingChars="100" w:hanging="200"/>
        <w:jc w:val="left"/>
        <w:rPr>
          <w:rFonts w:ascii="Calibri" w:hAnsi="Calibri"/>
        </w:rPr>
      </w:pPr>
      <w:r>
        <w:rPr>
          <w:color w:val="000000"/>
          <w:kern w:val="0"/>
          <w:sz w:val="20"/>
          <w:szCs w:val="20"/>
          <w:lang w:bidi="ar"/>
        </w:rPr>
        <w:t>[3]Crawfprd W,Gorman M.Future libraries:dreams,madness,&amp;reality[M].7th ed.Burr Ridge,</w:t>
      </w:r>
      <w:r>
        <w:rPr>
          <w:rFonts w:ascii="仿宋_GB2312" w:eastAsia="仿宋_GB2312" w:hAnsi="仿宋_GB2312" w:cs="仿宋_GB2312"/>
          <w:color w:val="000000"/>
          <w:kern w:val="0"/>
          <w:sz w:val="20"/>
          <w:szCs w:val="20"/>
          <w:lang w:bidi="ar"/>
        </w:rPr>
        <w:t>Ⅲ：</w:t>
      </w:r>
      <w:r>
        <w:rPr>
          <w:color w:val="000000"/>
          <w:kern w:val="0"/>
          <w:sz w:val="20"/>
          <w:szCs w:val="20"/>
          <w:lang w:bidi="ar"/>
        </w:rPr>
        <w:t>Irwin,1994</w:t>
      </w:r>
      <w:r>
        <w:rPr>
          <w:rFonts w:hint="eastAsia"/>
          <w:color w:val="000000"/>
          <w:kern w:val="0"/>
          <w:sz w:val="20"/>
          <w:szCs w:val="20"/>
          <w:lang w:bidi="ar"/>
        </w:rPr>
        <w:t>:45.</w:t>
      </w:r>
      <w:r>
        <w:rPr>
          <w:color w:val="000000"/>
          <w:kern w:val="0"/>
          <w:sz w:val="20"/>
          <w:szCs w:val="20"/>
          <w:lang w:bidi="ar"/>
        </w:rPr>
        <w:t xml:space="preserve"> </w:t>
      </w:r>
    </w:p>
    <w:p w14:paraId="5E53EE05" w14:textId="77777777" w:rsidR="00000000" w:rsidRDefault="00000000">
      <w:pPr>
        <w:widowControl/>
        <w:jc w:val="left"/>
        <w:rPr>
          <w:rFonts w:ascii="Calibri" w:hAnsi="Calibri"/>
        </w:rPr>
      </w:pPr>
      <w:r>
        <w:rPr>
          <w:rFonts w:ascii="仿宋_GB2312" w:eastAsia="仿宋_GB2312" w:hAnsi="仿宋_GB2312" w:cs="仿宋_GB2312" w:hint="eastAsia"/>
          <w:b/>
          <w:color w:val="000000"/>
          <w:kern w:val="0"/>
          <w:sz w:val="20"/>
          <w:szCs w:val="20"/>
          <w:lang w:bidi="ar"/>
        </w:rPr>
        <w:t>2</w:t>
      </w:r>
      <w:r>
        <w:rPr>
          <w:rFonts w:ascii="仿宋_GB2312" w:eastAsia="仿宋_GB2312" w:hAnsi="仿宋_GB2312" w:cs="仿宋_GB2312"/>
          <w:b/>
          <w:color w:val="000000"/>
          <w:kern w:val="0"/>
          <w:sz w:val="20"/>
          <w:szCs w:val="20"/>
          <w:lang w:bidi="ar"/>
        </w:rPr>
        <w:t xml:space="preserve">）学位论文 </w:t>
      </w:r>
    </w:p>
    <w:p w14:paraId="54DF205D" w14:textId="77777777" w:rsidR="00000000" w:rsidRDefault="00000000">
      <w:pPr>
        <w:widowControl/>
        <w:ind w:firstLineChars="200" w:firstLine="400"/>
        <w:jc w:val="left"/>
        <w:rPr>
          <w:rFonts w:ascii="Calibri" w:hAnsi="Calibri"/>
        </w:rPr>
      </w:pPr>
      <w:r>
        <w:rPr>
          <w:color w:val="000000"/>
          <w:kern w:val="0"/>
          <w:sz w:val="20"/>
          <w:szCs w:val="20"/>
          <w:lang w:bidi="ar"/>
        </w:rPr>
        <w:t>[1]</w:t>
      </w:r>
      <w:r>
        <w:rPr>
          <w:rFonts w:ascii="仿宋_GB2312" w:eastAsia="仿宋_GB2312" w:hAnsi="仿宋_GB2312" w:cs="仿宋_GB2312"/>
          <w:color w:val="000000"/>
          <w:kern w:val="0"/>
          <w:sz w:val="20"/>
          <w:szCs w:val="20"/>
          <w:lang w:bidi="ar"/>
        </w:rPr>
        <w:t>陶建人.动接触减振法及其应用</w:t>
      </w:r>
      <w:r>
        <w:rPr>
          <w:color w:val="000000"/>
          <w:kern w:val="0"/>
          <w:sz w:val="20"/>
          <w:szCs w:val="20"/>
          <w:lang w:bidi="ar"/>
        </w:rPr>
        <w:t>[D].</w:t>
      </w:r>
      <w:r>
        <w:rPr>
          <w:rFonts w:ascii="仿宋_GB2312" w:eastAsia="仿宋_GB2312" w:hAnsi="仿宋_GB2312" w:cs="仿宋_GB2312"/>
          <w:color w:val="000000"/>
          <w:kern w:val="0"/>
          <w:sz w:val="20"/>
          <w:szCs w:val="20"/>
          <w:lang w:bidi="ar"/>
        </w:rPr>
        <w:t>大连:大连理工大学,</w:t>
      </w:r>
      <w:r>
        <w:rPr>
          <w:color w:val="000000"/>
          <w:kern w:val="0"/>
          <w:sz w:val="20"/>
          <w:szCs w:val="20"/>
          <w:lang w:bidi="ar"/>
        </w:rPr>
        <w:t>1988</w:t>
      </w:r>
      <w:r>
        <w:rPr>
          <w:rFonts w:hint="eastAsia"/>
          <w:color w:val="000000"/>
          <w:kern w:val="0"/>
          <w:sz w:val="20"/>
          <w:szCs w:val="20"/>
          <w:lang w:bidi="ar"/>
        </w:rPr>
        <w:t>:16.</w:t>
      </w:r>
      <w:r>
        <w:rPr>
          <w:color w:val="000000"/>
          <w:kern w:val="0"/>
          <w:sz w:val="20"/>
          <w:szCs w:val="20"/>
          <w:lang w:bidi="ar"/>
        </w:rPr>
        <w:t xml:space="preserve"> </w:t>
      </w:r>
    </w:p>
    <w:p w14:paraId="0EE98341" w14:textId="77777777" w:rsidR="00000000" w:rsidRDefault="00000000">
      <w:pPr>
        <w:widowControl/>
        <w:ind w:firstLineChars="200" w:firstLine="400"/>
        <w:jc w:val="left"/>
        <w:rPr>
          <w:rFonts w:ascii="Calibri" w:hAnsi="Calibri"/>
        </w:rPr>
      </w:pPr>
      <w:r>
        <w:rPr>
          <w:color w:val="000000"/>
          <w:kern w:val="0"/>
          <w:sz w:val="20"/>
          <w:szCs w:val="20"/>
          <w:lang w:bidi="ar"/>
        </w:rPr>
        <w:t>[2]</w:t>
      </w:r>
      <w:r>
        <w:rPr>
          <w:rFonts w:ascii="仿宋_GB2312" w:eastAsia="仿宋_GB2312" w:hAnsi="仿宋_GB2312" w:cs="仿宋_GB2312"/>
          <w:color w:val="000000"/>
          <w:kern w:val="0"/>
          <w:sz w:val="20"/>
          <w:szCs w:val="20"/>
          <w:lang w:bidi="ar"/>
        </w:rPr>
        <w:t>刘乃安.生物材质热解失重动力学及其分析方法研究</w:t>
      </w:r>
      <w:r>
        <w:rPr>
          <w:color w:val="000000"/>
          <w:kern w:val="0"/>
          <w:sz w:val="20"/>
          <w:szCs w:val="20"/>
          <w:lang w:bidi="ar"/>
        </w:rPr>
        <w:t>[D].</w:t>
      </w:r>
      <w:r>
        <w:rPr>
          <w:rFonts w:ascii="仿宋_GB2312" w:eastAsia="仿宋_GB2312" w:hAnsi="仿宋_GB2312" w:cs="仿宋_GB2312" w:hint="eastAsia"/>
          <w:color w:val="000000"/>
          <w:kern w:val="0"/>
          <w:sz w:val="20"/>
          <w:szCs w:val="20"/>
          <w:lang w:bidi="ar"/>
        </w:rPr>
        <w:t>合肥</w:t>
      </w:r>
      <w:r>
        <w:rPr>
          <w:rFonts w:ascii="仿宋_GB2312" w:eastAsia="仿宋_GB2312" w:hAnsi="仿宋_GB2312" w:cs="仿宋_GB2312"/>
          <w:color w:val="000000"/>
          <w:kern w:val="0"/>
          <w:sz w:val="20"/>
          <w:szCs w:val="20"/>
          <w:lang w:bidi="ar"/>
        </w:rPr>
        <w:t>:中国科学技术大学,</w:t>
      </w:r>
      <w:r>
        <w:rPr>
          <w:color w:val="000000"/>
          <w:kern w:val="0"/>
          <w:sz w:val="20"/>
          <w:szCs w:val="20"/>
          <w:lang w:bidi="ar"/>
        </w:rPr>
        <w:t>2000</w:t>
      </w:r>
      <w:r>
        <w:rPr>
          <w:rFonts w:hint="eastAsia"/>
          <w:color w:val="000000"/>
          <w:kern w:val="0"/>
          <w:sz w:val="20"/>
          <w:szCs w:val="20"/>
          <w:lang w:bidi="ar"/>
        </w:rPr>
        <w:t>:1-36.</w:t>
      </w:r>
      <w:r>
        <w:rPr>
          <w:color w:val="000000"/>
          <w:kern w:val="0"/>
          <w:sz w:val="20"/>
          <w:szCs w:val="20"/>
          <w:lang w:bidi="ar"/>
        </w:rPr>
        <w:t xml:space="preserve"> </w:t>
      </w:r>
    </w:p>
    <w:p w14:paraId="2F5D0492" w14:textId="77777777" w:rsidR="00000000" w:rsidRDefault="00000000">
      <w:pPr>
        <w:widowControl/>
        <w:jc w:val="left"/>
        <w:rPr>
          <w:rFonts w:ascii="Calibri" w:hAnsi="Calibri"/>
        </w:rPr>
      </w:pPr>
      <w:r>
        <w:rPr>
          <w:rFonts w:ascii="仿宋_GB2312" w:eastAsia="仿宋_GB2312" w:hAnsi="仿宋_GB2312" w:cs="仿宋_GB2312" w:hint="eastAsia"/>
          <w:b/>
          <w:color w:val="000000"/>
          <w:kern w:val="0"/>
          <w:sz w:val="20"/>
          <w:szCs w:val="20"/>
          <w:lang w:bidi="ar"/>
        </w:rPr>
        <w:t>3</w:t>
      </w:r>
      <w:r>
        <w:rPr>
          <w:rFonts w:ascii="仿宋_GB2312" w:eastAsia="仿宋_GB2312" w:hAnsi="仿宋_GB2312" w:cs="仿宋_GB2312"/>
          <w:b/>
          <w:color w:val="000000"/>
          <w:kern w:val="0"/>
          <w:sz w:val="20"/>
          <w:szCs w:val="20"/>
          <w:lang w:bidi="ar"/>
        </w:rPr>
        <w:t xml:space="preserve">）报告 </w:t>
      </w:r>
    </w:p>
    <w:p w14:paraId="1E85121C" w14:textId="77777777" w:rsidR="00000000" w:rsidRDefault="00000000">
      <w:pPr>
        <w:widowControl/>
        <w:ind w:firstLineChars="200" w:firstLine="400"/>
        <w:jc w:val="left"/>
        <w:rPr>
          <w:rFonts w:ascii="Calibri" w:hAnsi="Calibri"/>
        </w:rPr>
      </w:pPr>
      <w:r>
        <w:rPr>
          <w:color w:val="000000"/>
          <w:kern w:val="0"/>
          <w:sz w:val="20"/>
          <w:szCs w:val="20"/>
          <w:lang w:bidi="ar"/>
        </w:rPr>
        <w:t>[1]The World Bank</w:t>
      </w:r>
      <w:r>
        <w:rPr>
          <w:rFonts w:hint="eastAsia"/>
          <w:color w:val="000000"/>
          <w:kern w:val="0"/>
          <w:sz w:val="20"/>
          <w:szCs w:val="20"/>
          <w:lang w:bidi="ar"/>
        </w:rPr>
        <w:t>.</w:t>
      </w:r>
      <w:r>
        <w:rPr>
          <w:color w:val="000000"/>
          <w:kern w:val="0"/>
          <w:sz w:val="20"/>
          <w:szCs w:val="20"/>
          <w:lang w:bidi="ar"/>
        </w:rPr>
        <w:t>LQI news volume 1[R]</w:t>
      </w:r>
      <w:r>
        <w:rPr>
          <w:rFonts w:hint="eastAsia"/>
          <w:color w:val="000000"/>
          <w:kern w:val="0"/>
          <w:sz w:val="20"/>
          <w:szCs w:val="20"/>
          <w:lang w:bidi="ar"/>
        </w:rPr>
        <w:t>.</w:t>
      </w:r>
      <w:r>
        <w:rPr>
          <w:color w:val="000000"/>
          <w:kern w:val="0"/>
          <w:sz w:val="20"/>
          <w:szCs w:val="20"/>
          <w:lang w:bidi="ar"/>
        </w:rPr>
        <w:t>Washington D C:TheWorld Bank,1996</w:t>
      </w:r>
      <w:r>
        <w:rPr>
          <w:rFonts w:ascii="仿宋_GB2312" w:eastAsia="仿宋_GB2312" w:hAnsi="仿宋_GB2312" w:cs="仿宋_GB2312"/>
          <w:color w:val="000000"/>
          <w:kern w:val="0"/>
          <w:sz w:val="20"/>
          <w:szCs w:val="20"/>
          <w:lang w:bidi="ar"/>
        </w:rPr>
        <w:t xml:space="preserve">． </w:t>
      </w:r>
    </w:p>
    <w:p w14:paraId="72147112" w14:textId="77777777" w:rsidR="00000000" w:rsidRDefault="00000000">
      <w:pPr>
        <w:widowControl/>
        <w:ind w:firstLineChars="200" w:firstLine="400"/>
        <w:jc w:val="left"/>
        <w:rPr>
          <w:rFonts w:ascii="Calibri" w:hAnsi="Calibri"/>
        </w:rPr>
      </w:pPr>
      <w:r>
        <w:rPr>
          <w:color w:val="000000"/>
          <w:kern w:val="0"/>
          <w:sz w:val="20"/>
          <w:szCs w:val="20"/>
          <w:lang w:bidi="ar"/>
        </w:rPr>
        <w:t>[2]</w:t>
      </w:r>
      <w:r>
        <w:rPr>
          <w:rFonts w:ascii="仿宋_GB2312" w:eastAsia="仿宋_GB2312" w:hAnsi="仿宋_GB2312" w:cs="仿宋_GB2312"/>
          <w:color w:val="000000"/>
          <w:kern w:val="0"/>
          <w:sz w:val="20"/>
          <w:szCs w:val="20"/>
          <w:lang w:bidi="ar"/>
        </w:rPr>
        <w:t>中华人民共和国国务院新闻办公室</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国防白皮书</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中国武装力量的多样化</w:t>
      </w:r>
      <w:r>
        <w:rPr>
          <w:color w:val="000000"/>
          <w:kern w:val="0"/>
          <w:sz w:val="20"/>
          <w:szCs w:val="20"/>
          <w:lang w:bidi="ar"/>
        </w:rPr>
        <w:t>[R/OL].</w:t>
      </w:r>
    </w:p>
    <w:p w14:paraId="1542A286" w14:textId="77777777" w:rsidR="00000000" w:rsidRDefault="00000000">
      <w:pPr>
        <w:widowControl/>
        <w:ind w:firstLineChars="300" w:firstLine="600"/>
        <w:jc w:val="left"/>
        <w:rPr>
          <w:rFonts w:ascii="Calibri" w:hAnsi="Calibri"/>
        </w:rPr>
      </w:pPr>
      <w:r>
        <w:rPr>
          <w:color w:val="000000"/>
          <w:kern w:val="0"/>
          <w:sz w:val="20"/>
          <w:szCs w:val="20"/>
          <w:lang w:bidi="ar"/>
        </w:rPr>
        <w:t>[2014-06-11]</w:t>
      </w:r>
      <w:r>
        <w:rPr>
          <w:rFonts w:hint="eastAsia"/>
          <w:color w:val="000000"/>
          <w:kern w:val="0"/>
          <w:sz w:val="20"/>
          <w:szCs w:val="20"/>
          <w:lang w:bidi="ar"/>
        </w:rPr>
        <w:t>(</w:t>
      </w:r>
      <w:r>
        <w:rPr>
          <w:rFonts w:hint="eastAsia"/>
          <w:color w:val="0000FF"/>
          <w:kern w:val="0"/>
          <w:sz w:val="20"/>
          <w:szCs w:val="20"/>
          <w:lang w:bidi="ar"/>
        </w:rPr>
        <w:t>引用日期</w:t>
      </w:r>
      <w:r>
        <w:rPr>
          <w:rFonts w:hint="eastAsia"/>
          <w:color w:val="000000"/>
          <w:kern w:val="0"/>
          <w:sz w:val="20"/>
          <w:szCs w:val="20"/>
          <w:lang w:bidi="ar"/>
        </w:rPr>
        <w:t>)</w:t>
      </w:r>
      <w:r>
        <w:rPr>
          <w:color w:val="000000"/>
          <w:kern w:val="0"/>
          <w:sz w:val="20"/>
          <w:szCs w:val="20"/>
          <w:lang w:bidi="ar"/>
        </w:rPr>
        <w:t xml:space="preserve">.http://www.mod.gov.cn/affair/2013-04/16/content_4442839.htm. </w:t>
      </w:r>
    </w:p>
    <w:p w14:paraId="3861A035" w14:textId="77777777" w:rsidR="00000000" w:rsidRDefault="00000000">
      <w:pPr>
        <w:widowControl/>
        <w:jc w:val="left"/>
        <w:rPr>
          <w:rFonts w:ascii="Calibri" w:hAnsi="Calibri"/>
        </w:rPr>
      </w:pPr>
      <w:r>
        <w:rPr>
          <w:rFonts w:ascii="仿宋_GB2312" w:eastAsia="仿宋_GB2312" w:hAnsi="仿宋_GB2312" w:cs="仿宋_GB2312" w:hint="eastAsia"/>
          <w:b/>
          <w:color w:val="000000"/>
          <w:kern w:val="0"/>
          <w:sz w:val="20"/>
          <w:szCs w:val="20"/>
          <w:lang w:bidi="ar"/>
        </w:rPr>
        <w:t>4</w:t>
      </w:r>
      <w:r>
        <w:rPr>
          <w:rFonts w:ascii="仿宋_GB2312" w:eastAsia="仿宋_GB2312" w:hAnsi="仿宋_GB2312" w:cs="仿宋_GB2312"/>
          <w:b/>
          <w:color w:val="000000"/>
          <w:kern w:val="0"/>
          <w:sz w:val="20"/>
          <w:szCs w:val="20"/>
          <w:lang w:bidi="ar"/>
        </w:rPr>
        <w:t xml:space="preserve">）专利 </w:t>
      </w:r>
    </w:p>
    <w:p w14:paraId="144BED92" w14:textId="77777777" w:rsidR="00000000" w:rsidRDefault="00000000">
      <w:pPr>
        <w:widowControl/>
        <w:ind w:firstLineChars="200" w:firstLine="400"/>
        <w:jc w:val="left"/>
        <w:rPr>
          <w:rFonts w:ascii="Calibri" w:hAnsi="Calibri"/>
        </w:rPr>
      </w:pPr>
      <w:r>
        <w:rPr>
          <w:color w:val="000000"/>
          <w:kern w:val="0"/>
          <w:sz w:val="20"/>
          <w:szCs w:val="20"/>
          <w:lang w:bidi="ar"/>
        </w:rPr>
        <w:t>[1]</w:t>
      </w:r>
      <w:r>
        <w:rPr>
          <w:rFonts w:ascii="仿宋_GB2312" w:eastAsia="仿宋_GB2312" w:hAnsi="仿宋_GB2312" w:cs="仿宋_GB2312"/>
          <w:color w:val="000000"/>
          <w:kern w:val="0"/>
          <w:sz w:val="20"/>
          <w:szCs w:val="20"/>
          <w:lang w:bidi="ar"/>
        </w:rPr>
        <w:t>姜锡洲</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一种温热外敷药制备方案:</w:t>
      </w:r>
      <w:r>
        <w:rPr>
          <w:color w:val="000000"/>
          <w:kern w:val="0"/>
          <w:sz w:val="20"/>
          <w:szCs w:val="20"/>
          <w:lang w:bidi="ar"/>
        </w:rPr>
        <w:t>881056073[P]</w:t>
      </w:r>
      <w:r>
        <w:rPr>
          <w:rFonts w:hint="eastAsia"/>
          <w:color w:val="000000"/>
          <w:kern w:val="0"/>
          <w:sz w:val="20"/>
          <w:szCs w:val="20"/>
          <w:lang w:bidi="ar"/>
        </w:rPr>
        <w:t>.</w:t>
      </w:r>
      <w:r>
        <w:rPr>
          <w:color w:val="000000"/>
          <w:kern w:val="0"/>
          <w:sz w:val="20"/>
          <w:szCs w:val="20"/>
          <w:lang w:bidi="ar"/>
        </w:rPr>
        <w:t>1989</w:t>
      </w:r>
      <w:r>
        <w:rPr>
          <w:rFonts w:hint="eastAsia"/>
          <w:color w:val="000000"/>
          <w:kern w:val="0"/>
          <w:sz w:val="20"/>
          <w:szCs w:val="20"/>
          <w:lang w:bidi="ar"/>
        </w:rPr>
        <w:t>-</w:t>
      </w:r>
      <w:r>
        <w:rPr>
          <w:color w:val="000000"/>
          <w:kern w:val="0"/>
          <w:sz w:val="20"/>
          <w:szCs w:val="20"/>
          <w:lang w:bidi="ar"/>
        </w:rPr>
        <w:t xml:space="preserve">07-26. </w:t>
      </w:r>
    </w:p>
    <w:p w14:paraId="3FE5A520" w14:textId="77777777" w:rsidR="00000000" w:rsidRDefault="00000000">
      <w:pPr>
        <w:widowControl/>
        <w:ind w:firstLineChars="200" w:firstLine="400"/>
        <w:jc w:val="left"/>
        <w:rPr>
          <w:rFonts w:ascii="Calibri" w:hAnsi="Calibri"/>
        </w:rPr>
      </w:pPr>
      <w:r>
        <w:rPr>
          <w:color w:val="000000"/>
          <w:kern w:val="0"/>
          <w:sz w:val="20"/>
          <w:szCs w:val="20"/>
          <w:lang w:bidi="ar"/>
        </w:rPr>
        <w:t>[2]</w:t>
      </w:r>
      <w:r>
        <w:rPr>
          <w:rFonts w:ascii="仿宋_GB2312" w:eastAsia="仿宋_GB2312" w:hAnsi="仿宋_GB2312" w:cs="仿宋_GB2312"/>
          <w:color w:val="000000"/>
          <w:kern w:val="0"/>
          <w:sz w:val="20"/>
          <w:szCs w:val="20"/>
          <w:lang w:bidi="ar"/>
        </w:rPr>
        <w:t>白本督</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刘颖,范九伦.相机阵列高动态范围成像方法:</w:t>
      </w:r>
      <w:r>
        <w:rPr>
          <w:color w:val="000000"/>
          <w:kern w:val="0"/>
          <w:sz w:val="20"/>
          <w:szCs w:val="20"/>
          <w:lang w:bidi="ar"/>
        </w:rPr>
        <w:t xml:space="preserve">201510129313.1[P]. 2015-03-24. </w:t>
      </w:r>
    </w:p>
    <w:p w14:paraId="67FC811B" w14:textId="77777777" w:rsidR="00000000" w:rsidRDefault="00000000">
      <w:pPr>
        <w:widowControl/>
        <w:ind w:leftChars="190" w:left="599" w:hangingChars="100" w:hanging="200"/>
        <w:jc w:val="left"/>
        <w:rPr>
          <w:rFonts w:ascii="Calibri" w:hAnsi="Calibri"/>
        </w:rPr>
      </w:pPr>
      <w:r>
        <w:rPr>
          <w:color w:val="000000"/>
          <w:kern w:val="0"/>
          <w:sz w:val="20"/>
          <w:szCs w:val="20"/>
          <w:lang w:bidi="ar"/>
        </w:rPr>
        <w:t>[3]Tachibana R, Shimizu S, Kobayshi S, et al.Electronic watermarking method and system:US6915001[P/OL]. [2015-12-03]</w:t>
      </w:r>
      <w:r>
        <w:rPr>
          <w:rFonts w:hint="eastAsia"/>
          <w:color w:val="000000"/>
          <w:kern w:val="0"/>
          <w:sz w:val="20"/>
          <w:szCs w:val="20"/>
          <w:lang w:bidi="ar"/>
        </w:rPr>
        <w:t>(</w:t>
      </w:r>
      <w:r>
        <w:rPr>
          <w:rFonts w:hint="eastAsia"/>
          <w:color w:val="0000FF"/>
          <w:kern w:val="0"/>
          <w:sz w:val="20"/>
          <w:szCs w:val="20"/>
          <w:lang w:bidi="ar"/>
        </w:rPr>
        <w:t>引用日期</w:t>
      </w:r>
      <w:r>
        <w:rPr>
          <w:rFonts w:hint="eastAsia"/>
          <w:color w:val="000000"/>
          <w:kern w:val="0"/>
          <w:sz w:val="20"/>
          <w:szCs w:val="20"/>
          <w:lang w:bidi="ar"/>
        </w:rPr>
        <w:t>)</w:t>
      </w:r>
      <w:r>
        <w:rPr>
          <w:color w:val="000000"/>
          <w:kern w:val="0"/>
          <w:sz w:val="20"/>
          <w:szCs w:val="20"/>
          <w:lang w:bidi="ar"/>
        </w:rPr>
        <w:t xml:space="preserve">.http://www.google.co.in/patents/US6915001. </w:t>
      </w:r>
    </w:p>
    <w:p w14:paraId="5CF1E9C2" w14:textId="77777777" w:rsidR="00000000" w:rsidRDefault="00000000">
      <w:pPr>
        <w:widowControl/>
        <w:jc w:val="left"/>
        <w:rPr>
          <w:rFonts w:ascii="Calibri" w:hAnsi="Calibri"/>
        </w:rPr>
      </w:pPr>
      <w:r>
        <w:rPr>
          <w:rFonts w:ascii="仿宋_GB2312" w:eastAsia="仿宋_GB2312" w:hAnsi="仿宋_GB2312" w:cs="仿宋_GB2312" w:hint="eastAsia"/>
          <w:b/>
          <w:color w:val="000000"/>
          <w:kern w:val="0"/>
          <w:sz w:val="20"/>
          <w:szCs w:val="20"/>
          <w:lang w:bidi="ar"/>
        </w:rPr>
        <w:t>5</w:t>
      </w:r>
      <w:r>
        <w:rPr>
          <w:rFonts w:ascii="仿宋_GB2312" w:eastAsia="仿宋_GB2312" w:hAnsi="仿宋_GB2312" w:cs="仿宋_GB2312"/>
          <w:b/>
          <w:color w:val="000000"/>
          <w:kern w:val="0"/>
          <w:sz w:val="20"/>
          <w:szCs w:val="20"/>
          <w:lang w:bidi="ar"/>
        </w:rPr>
        <w:t xml:space="preserve">）标准 </w:t>
      </w:r>
    </w:p>
    <w:p w14:paraId="47A1A878" w14:textId="77777777" w:rsidR="00000000" w:rsidRDefault="00000000">
      <w:pPr>
        <w:widowControl/>
        <w:ind w:leftChars="190" w:left="399"/>
        <w:jc w:val="left"/>
        <w:rPr>
          <w:rFonts w:ascii="Calibri" w:hAnsi="Calibri"/>
        </w:rPr>
      </w:pPr>
      <w:r>
        <w:rPr>
          <w:color w:val="000000"/>
          <w:kern w:val="0"/>
          <w:sz w:val="20"/>
          <w:szCs w:val="20"/>
          <w:lang w:bidi="ar"/>
        </w:rPr>
        <w:t>[1]</w:t>
      </w:r>
      <w:r>
        <w:rPr>
          <w:rFonts w:ascii="仿宋_GB2312" w:eastAsia="仿宋_GB2312" w:hAnsi="仿宋_GB2312" w:cs="仿宋_GB2312"/>
          <w:color w:val="000000"/>
          <w:kern w:val="0"/>
          <w:sz w:val="20"/>
          <w:szCs w:val="20"/>
          <w:lang w:bidi="ar"/>
        </w:rPr>
        <w:t>中华人民共和国国家质量监督检验检疫总局</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中国国家标准化管理委员会.信息与文献 参考文献著录规则:</w:t>
      </w:r>
      <w:r>
        <w:rPr>
          <w:color w:val="000000"/>
          <w:kern w:val="0"/>
          <w:sz w:val="20"/>
          <w:szCs w:val="20"/>
          <w:lang w:bidi="ar"/>
        </w:rPr>
        <w:t>GB/T 7714</w:t>
      </w:r>
      <w:r>
        <w:rPr>
          <w:rFonts w:ascii="仿宋_GB2312" w:eastAsia="仿宋_GB2312" w:hAnsi="仿宋_GB2312" w:cs="仿宋_GB2312"/>
          <w:color w:val="000000"/>
          <w:kern w:val="0"/>
          <w:sz w:val="20"/>
          <w:szCs w:val="20"/>
          <w:lang w:bidi="ar"/>
        </w:rPr>
        <w:t>—</w:t>
      </w:r>
      <w:r>
        <w:rPr>
          <w:color w:val="000000"/>
          <w:kern w:val="0"/>
          <w:sz w:val="20"/>
          <w:szCs w:val="20"/>
          <w:lang w:bidi="ar"/>
        </w:rPr>
        <w:t xml:space="preserve">2015[S/OL].[2018-01-01]. http://jlujs.jlau.edu.cn/news/ArticalRead.asp?id=2699. </w:t>
      </w:r>
    </w:p>
    <w:p w14:paraId="1FC8DA23" w14:textId="77777777" w:rsidR="00000000" w:rsidRDefault="00000000">
      <w:pPr>
        <w:widowControl/>
        <w:ind w:leftChars="198" w:left="616" w:hangingChars="100" w:hanging="200"/>
        <w:jc w:val="left"/>
        <w:rPr>
          <w:rFonts w:ascii="Calibri" w:hAnsi="Calibri"/>
        </w:rPr>
      </w:pPr>
      <w:r>
        <w:rPr>
          <w:color w:val="000000"/>
          <w:kern w:val="0"/>
          <w:sz w:val="20"/>
          <w:szCs w:val="20"/>
          <w:lang w:bidi="ar"/>
        </w:rPr>
        <w:t xml:space="preserve">[2] </w:t>
      </w:r>
      <w:r>
        <w:rPr>
          <w:rFonts w:ascii="仿宋_GB2312" w:eastAsia="仿宋_GB2312" w:hAnsi="仿宋_GB2312" w:cs="仿宋_GB2312"/>
          <w:color w:val="000000"/>
          <w:kern w:val="0"/>
          <w:sz w:val="20"/>
          <w:szCs w:val="20"/>
          <w:lang w:bidi="ar"/>
        </w:rPr>
        <w:t>全 国 文 献 工 作 标 准 化 技 术 委 员 会 第 七 分 委 员 会</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中 国 标 准 号</w:t>
      </w:r>
      <w:r>
        <w:rPr>
          <w:rFonts w:ascii="仿宋_GB2312" w:eastAsia="仿宋_GB2312" w:hAnsi="仿宋_GB2312" w:cs="仿宋_GB2312" w:hint="eastAsia"/>
          <w:color w:val="000000"/>
          <w:kern w:val="0"/>
          <w:sz w:val="20"/>
          <w:szCs w:val="20"/>
          <w:lang w:bidi="ar"/>
        </w:rPr>
        <w:t>:</w:t>
      </w:r>
      <w:r>
        <w:rPr>
          <w:color w:val="000000"/>
          <w:kern w:val="0"/>
          <w:sz w:val="20"/>
          <w:szCs w:val="20"/>
          <w:lang w:bidi="ar"/>
        </w:rPr>
        <w:t>GB/T 5795</w:t>
      </w:r>
      <w:r>
        <w:rPr>
          <w:rFonts w:ascii="仿宋_GB2312" w:eastAsia="仿宋_GB2312" w:hAnsi="仿宋_GB2312" w:cs="仿宋_GB2312"/>
          <w:color w:val="000000"/>
          <w:kern w:val="0"/>
          <w:sz w:val="20"/>
          <w:szCs w:val="20"/>
          <w:lang w:bidi="ar"/>
        </w:rPr>
        <w:t>—</w:t>
      </w:r>
      <w:r>
        <w:rPr>
          <w:color w:val="000000"/>
          <w:kern w:val="0"/>
          <w:sz w:val="20"/>
          <w:szCs w:val="20"/>
          <w:lang w:bidi="ar"/>
        </w:rPr>
        <w:t>1986[S].</w:t>
      </w:r>
      <w:r>
        <w:rPr>
          <w:rFonts w:ascii="仿宋_GB2312" w:eastAsia="仿宋_GB2312" w:hAnsi="仿宋_GB2312" w:cs="仿宋_GB2312"/>
          <w:color w:val="000000"/>
          <w:kern w:val="0"/>
          <w:sz w:val="20"/>
          <w:szCs w:val="20"/>
          <w:lang w:bidi="ar"/>
        </w:rPr>
        <w:t>北京</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中国标准出版社</w:t>
      </w:r>
      <w:r>
        <w:rPr>
          <w:rFonts w:ascii="仿宋_GB2312" w:eastAsia="仿宋_GB2312" w:hAnsi="仿宋_GB2312" w:cs="仿宋_GB2312" w:hint="eastAsia"/>
          <w:color w:val="000000"/>
          <w:kern w:val="0"/>
          <w:sz w:val="20"/>
          <w:szCs w:val="20"/>
          <w:lang w:bidi="ar"/>
        </w:rPr>
        <w:t>,</w:t>
      </w:r>
      <w:r>
        <w:rPr>
          <w:color w:val="000000"/>
          <w:kern w:val="0"/>
          <w:sz w:val="20"/>
          <w:szCs w:val="20"/>
          <w:lang w:bidi="ar"/>
        </w:rPr>
        <w:t xml:space="preserve">1986:1-12. </w:t>
      </w:r>
    </w:p>
    <w:p w14:paraId="776542AF" w14:textId="77777777" w:rsidR="00000000" w:rsidRDefault="00000000">
      <w:pPr>
        <w:widowControl/>
        <w:jc w:val="left"/>
        <w:rPr>
          <w:rFonts w:ascii="Calibri" w:hAnsi="Calibri"/>
        </w:rPr>
      </w:pPr>
      <w:r>
        <w:rPr>
          <w:rFonts w:ascii="仿宋_GB2312" w:eastAsia="仿宋_GB2312" w:hAnsi="仿宋_GB2312" w:cs="仿宋_GB2312" w:hint="eastAsia"/>
          <w:b/>
          <w:color w:val="000000"/>
          <w:kern w:val="0"/>
          <w:sz w:val="20"/>
          <w:szCs w:val="20"/>
          <w:lang w:bidi="ar"/>
        </w:rPr>
        <w:t>6</w:t>
      </w:r>
      <w:r>
        <w:rPr>
          <w:rFonts w:ascii="仿宋_GB2312" w:eastAsia="仿宋_GB2312" w:hAnsi="仿宋_GB2312" w:cs="仿宋_GB2312"/>
          <w:b/>
          <w:color w:val="000000"/>
          <w:kern w:val="0"/>
          <w:sz w:val="20"/>
          <w:szCs w:val="20"/>
          <w:lang w:bidi="ar"/>
        </w:rPr>
        <w:t xml:space="preserve">）报纸 </w:t>
      </w:r>
    </w:p>
    <w:p w14:paraId="02BC28D7" w14:textId="77777777" w:rsidR="00000000" w:rsidRDefault="00000000">
      <w:pPr>
        <w:widowControl/>
        <w:ind w:firstLineChars="200" w:firstLine="400"/>
        <w:jc w:val="left"/>
        <w:rPr>
          <w:rFonts w:ascii="Calibri" w:hAnsi="Calibri"/>
        </w:rPr>
      </w:pPr>
      <w:r>
        <w:rPr>
          <w:color w:val="000000"/>
          <w:kern w:val="0"/>
          <w:sz w:val="20"/>
          <w:szCs w:val="20"/>
          <w:lang w:bidi="ar"/>
        </w:rPr>
        <w:t>[1]</w:t>
      </w:r>
      <w:r>
        <w:rPr>
          <w:rFonts w:ascii="仿宋_GB2312" w:eastAsia="仿宋_GB2312" w:hAnsi="仿宋_GB2312" w:cs="仿宋_GB2312"/>
          <w:color w:val="000000"/>
          <w:kern w:val="0"/>
          <w:sz w:val="20"/>
          <w:szCs w:val="20"/>
          <w:lang w:bidi="ar"/>
        </w:rPr>
        <w:t>丁文详</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数字革命与竞争国际化</w:t>
      </w:r>
      <w:r>
        <w:rPr>
          <w:color w:val="000000"/>
          <w:kern w:val="0"/>
          <w:sz w:val="20"/>
          <w:szCs w:val="20"/>
          <w:lang w:bidi="ar"/>
        </w:rPr>
        <w:t>[N]</w:t>
      </w:r>
      <w:r>
        <w:rPr>
          <w:rFonts w:ascii="仿宋_GB2312" w:eastAsia="仿宋_GB2312" w:hAnsi="仿宋_GB2312" w:cs="仿宋_GB2312"/>
          <w:color w:val="000000"/>
          <w:kern w:val="0"/>
          <w:sz w:val="20"/>
          <w:szCs w:val="20"/>
          <w:lang w:bidi="ar"/>
        </w:rPr>
        <w:t>.中国青年报,</w:t>
      </w:r>
      <w:r>
        <w:rPr>
          <w:color w:val="000000"/>
          <w:kern w:val="0"/>
          <w:sz w:val="20"/>
          <w:szCs w:val="20"/>
          <w:lang w:bidi="ar"/>
        </w:rPr>
        <w:t xml:space="preserve">2000-11-20(15). </w:t>
      </w:r>
    </w:p>
    <w:p w14:paraId="07777DED" w14:textId="77777777" w:rsidR="00000000" w:rsidRDefault="00000000">
      <w:pPr>
        <w:widowControl/>
        <w:jc w:val="left"/>
        <w:rPr>
          <w:rFonts w:ascii="Calibri" w:hAnsi="Calibri"/>
        </w:rPr>
      </w:pPr>
      <w:r>
        <w:rPr>
          <w:rFonts w:ascii="仿宋_GB2312" w:eastAsia="仿宋_GB2312" w:hAnsi="仿宋_GB2312" w:cs="仿宋_GB2312" w:hint="eastAsia"/>
          <w:b/>
          <w:color w:val="000000"/>
          <w:kern w:val="0"/>
          <w:sz w:val="20"/>
          <w:szCs w:val="20"/>
          <w:lang w:bidi="ar"/>
        </w:rPr>
        <w:t>7</w:t>
      </w:r>
      <w:r>
        <w:rPr>
          <w:rFonts w:ascii="仿宋_GB2312" w:eastAsia="仿宋_GB2312" w:hAnsi="仿宋_GB2312" w:cs="仿宋_GB2312"/>
          <w:b/>
          <w:color w:val="000000"/>
          <w:kern w:val="0"/>
          <w:sz w:val="20"/>
          <w:szCs w:val="20"/>
          <w:lang w:bidi="ar"/>
        </w:rPr>
        <w:t xml:space="preserve">）电子资源（不包括电子专著、电子连续出版物、电子学位论文、电子专利） </w:t>
      </w:r>
    </w:p>
    <w:p w14:paraId="0E269AF6" w14:textId="77777777" w:rsidR="00000000" w:rsidRDefault="00000000">
      <w:pPr>
        <w:widowControl/>
        <w:ind w:firstLineChars="200" w:firstLine="400"/>
        <w:jc w:val="left"/>
        <w:rPr>
          <w:rFonts w:ascii="Calibri" w:hAnsi="Calibri"/>
        </w:rPr>
      </w:pPr>
      <w:r>
        <w:rPr>
          <w:color w:val="000000"/>
          <w:kern w:val="0"/>
          <w:sz w:val="20"/>
          <w:szCs w:val="20"/>
          <w:lang w:bidi="ar"/>
        </w:rPr>
        <w:t>[1]</w:t>
      </w:r>
      <w:r>
        <w:rPr>
          <w:rFonts w:ascii="仿宋_GB2312" w:eastAsia="仿宋_GB2312" w:hAnsi="仿宋_GB2312" w:cs="仿宋_GB2312"/>
          <w:color w:val="000000"/>
          <w:kern w:val="0"/>
          <w:sz w:val="20"/>
          <w:szCs w:val="20"/>
          <w:lang w:bidi="ar"/>
        </w:rPr>
        <w:t>王 明 亮</w:t>
      </w:r>
      <w:r>
        <w:rPr>
          <w:rFonts w:ascii="仿宋_GB2312" w:eastAsia="仿宋_GB2312" w:hAnsi="仿宋_GB2312" w:cs="仿宋_GB2312" w:hint="eastAsia"/>
          <w:color w:val="000000"/>
          <w:kern w:val="0"/>
          <w:sz w:val="20"/>
          <w:szCs w:val="20"/>
          <w:lang w:bidi="ar"/>
        </w:rPr>
        <w:t>.</w:t>
      </w:r>
      <w:r>
        <w:rPr>
          <w:rFonts w:ascii="仿宋_GB2312" w:eastAsia="仿宋_GB2312" w:hAnsi="仿宋_GB2312" w:cs="仿宋_GB2312"/>
          <w:color w:val="000000"/>
          <w:kern w:val="0"/>
          <w:sz w:val="20"/>
          <w:szCs w:val="20"/>
          <w:lang w:bidi="ar"/>
        </w:rPr>
        <w:t xml:space="preserve">关 于 中 国 学 术 期 刊 标 准 化 数 据 库 系 统 工 程 的 进 展 </w:t>
      </w:r>
    </w:p>
    <w:p w14:paraId="7A1379C4" w14:textId="77777777" w:rsidR="00000000" w:rsidRDefault="00000000">
      <w:pPr>
        <w:widowControl/>
        <w:ind w:firstLineChars="300" w:firstLine="600"/>
        <w:jc w:val="left"/>
        <w:rPr>
          <w:rFonts w:ascii="Calibri" w:hAnsi="Calibri"/>
        </w:rPr>
      </w:pPr>
      <w:r>
        <w:rPr>
          <w:color w:val="000000"/>
          <w:kern w:val="0"/>
          <w:sz w:val="20"/>
          <w:szCs w:val="20"/>
          <w:lang w:bidi="ar"/>
        </w:rPr>
        <w:t>[EB/OL].[2005-04-12]</w:t>
      </w:r>
      <w:r>
        <w:rPr>
          <w:rFonts w:hint="eastAsia"/>
          <w:color w:val="000000"/>
          <w:kern w:val="0"/>
          <w:sz w:val="20"/>
          <w:szCs w:val="20"/>
          <w:lang w:bidi="ar"/>
        </w:rPr>
        <w:t>(</w:t>
      </w:r>
      <w:r>
        <w:rPr>
          <w:rFonts w:hint="eastAsia"/>
          <w:color w:val="0000FF"/>
          <w:kern w:val="0"/>
          <w:sz w:val="20"/>
          <w:szCs w:val="20"/>
          <w:lang w:bidi="ar"/>
        </w:rPr>
        <w:t>引用日期</w:t>
      </w:r>
      <w:r>
        <w:rPr>
          <w:rFonts w:hint="eastAsia"/>
          <w:color w:val="000000"/>
          <w:kern w:val="0"/>
          <w:sz w:val="20"/>
          <w:szCs w:val="20"/>
          <w:lang w:bidi="ar"/>
        </w:rPr>
        <w:t>)</w:t>
      </w:r>
      <w:r>
        <w:rPr>
          <w:color w:val="000000"/>
          <w:kern w:val="0"/>
          <w:sz w:val="20"/>
          <w:szCs w:val="20"/>
          <w:lang w:bidi="ar"/>
        </w:rPr>
        <w:t xml:space="preserve">.http://www.cajcd.edu.cn. </w:t>
      </w:r>
    </w:p>
    <w:p w14:paraId="58333DD0" w14:textId="77777777" w:rsidR="00000000" w:rsidRDefault="00000000">
      <w:pPr>
        <w:widowControl/>
        <w:ind w:firstLineChars="200" w:firstLine="400"/>
        <w:jc w:val="left"/>
        <w:rPr>
          <w:rFonts w:ascii="Calibri" w:hAnsi="Calibri"/>
        </w:rPr>
      </w:pPr>
      <w:r>
        <w:rPr>
          <w:color w:val="000000"/>
          <w:kern w:val="0"/>
          <w:sz w:val="20"/>
          <w:szCs w:val="20"/>
          <w:lang w:bidi="ar"/>
        </w:rPr>
        <w:t xml:space="preserve">[2]Hsu C W, Chang C C, Lin C J. A practical guide to support vector </w:t>
      </w:r>
    </w:p>
    <w:p w14:paraId="40D7427C" w14:textId="77777777" w:rsidR="00000000" w:rsidRDefault="00000000">
      <w:pPr>
        <w:widowControl/>
        <w:ind w:firstLineChars="300" w:firstLine="600"/>
        <w:jc w:val="left"/>
        <w:rPr>
          <w:rFonts w:ascii="Calibri" w:hAnsi="Calibri"/>
        </w:rPr>
      </w:pPr>
      <w:r>
        <w:rPr>
          <w:color w:val="000000"/>
          <w:kern w:val="0"/>
          <w:sz w:val="20"/>
          <w:szCs w:val="20"/>
          <w:lang w:bidi="ar"/>
        </w:rPr>
        <w:t>classification[EB/OL].[2020-01-19]</w:t>
      </w:r>
      <w:r>
        <w:rPr>
          <w:rFonts w:hint="eastAsia"/>
          <w:color w:val="000000"/>
          <w:kern w:val="0"/>
          <w:sz w:val="20"/>
          <w:szCs w:val="20"/>
          <w:lang w:bidi="ar"/>
        </w:rPr>
        <w:t>(</w:t>
      </w:r>
      <w:r>
        <w:rPr>
          <w:rFonts w:hint="eastAsia"/>
          <w:color w:val="0000FF"/>
          <w:kern w:val="0"/>
          <w:sz w:val="20"/>
          <w:szCs w:val="20"/>
          <w:lang w:bidi="ar"/>
        </w:rPr>
        <w:t>引用日期</w:t>
      </w:r>
      <w:r>
        <w:rPr>
          <w:rFonts w:hint="eastAsia"/>
          <w:color w:val="000000"/>
          <w:kern w:val="0"/>
          <w:sz w:val="20"/>
          <w:szCs w:val="20"/>
          <w:lang w:bidi="ar"/>
        </w:rPr>
        <w:t>)</w:t>
      </w:r>
      <w:r>
        <w:rPr>
          <w:color w:val="000000"/>
          <w:kern w:val="0"/>
          <w:sz w:val="20"/>
          <w:szCs w:val="20"/>
          <w:lang w:bidi="ar"/>
        </w:rPr>
        <w:t xml:space="preserve">.https://www.researchgate.net/publication/291034 </w:t>
      </w:r>
    </w:p>
    <w:p w14:paraId="1D1E546F" w14:textId="77777777" w:rsidR="00000000" w:rsidRDefault="00000000">
      <w:pPr>
        <w:widowControl/>
        <w:ind w:firstLineChars="300" w:firstLine="600"/>
        <w:jc w:val="left"/>
        <w:rPr>
          <w:color w:val="000000"/>
          <w:kern w:val="0"/>
          <w:sz w:val="20"/>
          <w:szCs w:val="20"/>
          <w:lang w:bidi="ar"/>
        </w:rPr>
      </w:pPr>
      <w:r>
        <w:rPr>
          <w:color w:val="000000"/>
          <w:kern w:val="0"/>
          <w:sz w:val="20"/>
          <w:szCs w:val="20"/>
          <w:lang w:bidi="ar"/>
        </w:rPr>
        <w:t>494.</w:t>
      </w:r>
    </w:p>
    <w:p w14:paraId="2F99E172" w14:textId="77777777" w:rsidR="00000000" w:rsidRDefault="00000000">
      <w:pPr>
        <w:widowControl/>
        <w:adjustRightInd w:val="0"/>
        <w:spacing w:line="360" w:lineRule="exact"/>
        <w:rPr>
          <w:rFonts w:hint="eastAsia"/>
          <w:bCs/>
          <w:kern w:val="0"/>
          <w:sz w:val="22"/>
        </w:rPr>
      </w:pPr>
    </w:p>
    <w:p w14:paraId="3D6A91F4" w14:textId="77777777" w:rsidR="00000000" w:rsidRDefault="00000000">
      <w:pPr>
        <w:widowControl/>
        <w:adjustRightInd w:val="0"/>
        <w:spacing w:line="360" w:lineRule="exact"/>
        <w:rPr>
          <w:rFonts w:hint="eastAsia"/>
          <w:bCs/>
          <w:kern w:val="0"/>
          <w:sz w:val="22"/>
        </w:rPr>
      </w:pPr>
    </w:p>
    <w:p w14:paraId="3C6E18AE" w14:textId="77777777" w:rsidR="00404DE5" w:rsidRDefault="00000000">
      <w:pPr>
        <w:widowControl/>
        <w:adjustRightInd w:val="0"/>
        <w:spacing w:line="360" w:lineRule="exact"/>
        <w:rPr>
          <w:bCs/>
          <w:kern w:val="0"/>
          <w:sz w:val="22"/>
        </w:rPr>
      </w:pPr>
      <w:r>
        <w:rPr>
          <w:rFonts w:hint="eastAsia"/>
          <w:bCs/>
          <w:kern w:val="0"/>
          <w:sz w:val="22"/>
        </w:rPr>
        <w:t>注：参考文献</w:t>
      </w:r>
      <w:r>
        <w:rPr>
          <w:rFonts w:hint="eastAsia"/>
          <w:bCs/>
          <w:kern w:val="0"/>
          <w:sz w:val="22"/>
        </w:rPr>
        <w:t>GB/T 7714-2025</w:t>
      </w:r>
      <w:r>
        <w:rPr>
          <w:rFonts w:hint="eastAsia"/>
          <w:bCs/>
          <w:kern w:val="0"/>
          <w:sz w:val="22"/>
        </w:rPr>
        <w:t>著录规则参见《西安邮电大学学报》官网</w:t>
      </w:r>
      <w:hyperlink r:id="rId177" w:history="1">
        <w:r>
          <w:rPr>
            <w:rStyle w:val="FollowedHyperlink"/>
            <w:rFonts w:hint="eastAsia"/>
            <w:bCs/>
            <w:kern w:val="0"/>
            <w:sz w:val="22"/>
          </w:rPr>
          <w:t>https://xayd.cbpt.cnki.net/</w:t>
        </w:r>
      </w:hyperlink>
    </w:p>
    <w:sectPr w:rsidR="00404DE5">
      <w:type w:val="continuous"/>
      <w:pgSz w:w="11906" w:h="16838"/>
      <w:pgMar w:top="2098" w:right="1134" w:bottom="1134" w:left="1531"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dmin" w:date="2024-03-11T10:53:00Z" w:initials="a">
    <w:p w14:paraId="0448CFA4" w14:textId="77777777" w:rsidR="00000000" w:rsidRDefault="00993FB6">
      <w:pPr>
        <w:pStyle w:val="CommentText"/>
        <w:numPr>
          <w:ilvl w:val="0"/>
          <w:numId w:val="1"/>
        </w:numPr>
        <w:rPr>
          <w:rFonts w:hint="eastAsia"/>
        </w:rPr>
      </w:pPr>
      <w:r>
        <w:rPr>
          <w:rStyle w:val="CommentReference"/>
        </w:rPr>
        <w:annotationRef/>
      </w:r>
      <w:r w:rsidR="00000000">
        <w:rPr>
          <w:rFonts w:hint="eastAsia"/>
        </w:rPr>
        <w:t>主标题须简明扼要，切中主题，</w:t>
      </w:r>
      <w:r w:rsidR="00000000">
        <w:rPr>
          <w:rFonts w:hint="eastAsia"/>
          <w:sz w:val="22"/>
        </w:rPr>
        <w:t>突出创新。</w:t>
      </w:r>
      <w:r w:rsidR="00000000">
        <w:rPr>
          <w:rFonts w:hint="eastAsia"/>
        </w:rPr>
        <w:t>不得超过</w:t>
      </w:r>
      <w:r w:rsidR="00000000">
        <w:rPr>
          <w:rFonts w:hint="eastAsia"/>
        </w:rPr>
        <w:t>25</w:t>
      </w:r>
      <w:r w:rsidR="00000000">
        <w:rPr>
          <w:rFonts w:hint="eastAsia"/>
        </w:rPr>
        <w:t>字。</w:t>
      </w:r>
      <w:r w:rsidR="00000000">
        <w:rPr>
          <w:rFonts w:hint="eastAsia"/>
          <w:sz w:val="22"/>
        </w:rPr>
        <w:t>不宜以“</w:t>
      </w:r>
      <w:r w:rsidR="00000000">
        <w:rPr>
          <w:rFonts w:hint="eastAsia"/>
          <w:sz w:val="22"/>
        </w:rPr>
        <w:t>XXX</w:t>
      </w:r>
      <w:r w:rsidR="00000000">
        <w:rPr>
          <w:rFonts w:hint="eastAsia"/>
          <w:sz w:val="22"/>
        </w:rPr>
        <w:t>研究”“</w:t>
      </w:r>
      <w:r w:rsidR="00000000">
        <w:rPr>
          <w:rFonts w:hint="eastAsia"/>
          <w:sz w:val="22"/>
        </w:rPr>
        <w:t>XXX</w:t>
      </w:r>
      <w:r w:rsidR="00000000">
        <w:rPr>
          <w:rFonts w:hint="eastAsia"/>
          <w:sz w:val="22"/>
        </w:rPr>
        <w:t>浅析”“</w:t>
      </w:r>
      <w:r w:rsidR="00000000">
        <w:rPr>
          <w:rFonts w:hint="eastAsia"/>
          <w:sz w:val="22"/>
        </w:rPr>
        <w:t>XXX</w:t>
      </w:r>
      <w:r w:rsidR="00000000">
        <w:rPr>
          <w:rFonts w:hint="eastAsia"/>
          <w:sz w:val="22"/>
        </w:rPr>
        <w:t>分析”等为题。</w:t>
      </w:r>
    </w:p>
    <w:p w14:paraId="78528823" w14:textId="77777777" w:rsidR="00000000" w:rsidRDefault="00000000">
      <w:pPr>
        <w:pStyle w:val="CommentText"/>
        <w:numPr>
          <w:ilvl w:val="0"/>
          <w:numId w:val="1"/>
        </w:numPr>
        <w:rPr>
          <w:rFonts w:hint="eastAsia"/>
        </w:rPr>
      </w:pPr>
      <w:r>
        <w:rPr>
          <w:rFonts w:hint="eastAsia"/>
          <w:sz w:val="22"/>
        </w:rPr>
        <w:t>文中所有标题均应为偏正结构的名词性词组。</w:t>
      </w:r>
    </w:p>
    <w:p w14:paraId="113DA473" w14:textId="77777777" w:rsidR="00000000" w:rsidRDefault="00000000">
      <w:pPr>
        <w:pStyle w:val="CommentText"/>
        <w:numPr>
          <w:ilvl w:val="0"/>
          <w:numId w:val="1"/>
        </w:numPr>
        <w:rPr>
          <w:rFonts w:hint="eastAsia"/>
        </w:rPr>
      </w:pPr>
      <w:r>
        <w:rPr>
          <w:rFonts w:hint="eastAsia"/>
          <w:sz w:val="22"/>
        </w:rPr>
        <w:t>“基于”后面</w:t>
      </w:r>
      <w:r>
        <w:rPr>
          <w:rFonts w:hint="eastAsia"/>
          <w:sz w:val="22"/>
        </w:rPr>
        <w:t>+</w:t>
      </w:r>
      <w:r>
        <w:rPr>
          <w:rFonts w:hint="eastAsia"/>
          <w:sz w:val="22"/>
        </w:rPr>
        <w:t>方法、技术、原理，“应用场景”前面加面向、针对，“背景”后面加“下”</w:t>
      </w:r>
    </w:p>
    <w:p w14:paraId="04DA7B77" w14:textId="77777777" w:rsidR="00000000" w:rsidRDefault="00000000">
      <w:pPr>
        <w:numPr>
          <w:ilvl w:val="0"/>
          <w:numId w:val="1"/>
        </w:numPr>
        <w:rPr>
          <w:rFonts w:hint="eastAsia"/>
          <w:szCs w:val="21"/>
        </w:rPr>
      </w:pPr>
      <w:r>
        <w:rPr>
          <w:rFonts w:hint="eastAsia"/>
          <w:szCs w:val="21"/>
        </w:rPr>
        <w:t>全文</w:t>
      </w:r>
      <w:r>
        <w:rPr>
          <w:rFonts w:hint="eastAsia"/>
          <w:kern w:val="0"/>
        </w:rPr>
        <w:t>文字表达要符合“语言通顺，逻辑明晰，结构严谨，表达简明”的要求，切忌口语化表述。</w:t>
      </w:r>
      <w:r>
        <w:rPr>
          <w:rFonts w:hint="eastAsia"/>
          <w:szCs w:val="21"/>
        </w:rPr>
        <w:t>上一句话和下一句话之间要有联系，上一段话和下一段话之间要有联系。</w:t>
      </w:r>
    </w:p>
    <w:p w14:paraId="4CBF33BC" w14:textId="77777777" w:rsidR="00000000" w:rsidRDefault="00000000">
      <w:pPr>
        <w:rPr>
          <w:rFonts w:hint="eastAsia"/>
        </w:rPr>
      </w:pPr>
      <w:r>
        <w:rPr>
          <w:rFonts w:hint="eastAsia"/>
          <w:szCs w:val="21"/>
        </w:rPr>
        <w:t>5</w:t>
      </w:r>
      <w:r>
        <w:rPr>
          <w:rFonts w:hint="eastAsia"/>
          <w:szCs w:val="21"/>
        </w:rPr>
        <w:t>、标题中出现的外文缩略词应该在摘要中给出中文全称、英文全称</w:t>
      </w:r>
    </w:p>
  </w:comment>
  <w:comment w:id="2" w:author="admin" w:date="2024-03-05T09:10:00Z" w:initials="a">
    <w:p w14:paraId="5E309347" w14:textId="77777777" w:rsidR="00000000" w:rsidRDefault="00993FB6">
      <w:pPr>
        <w:pStyle w:val="CommentText"/>
        <w:numPr>
          <w:ilvl w:val="0"/>
          <w:numId w:val="2"/>
        </w:numPr>
      </w:pPr>
      <w:r>
        <w:rPr>
          <w:rStyle w:val="CommentReference"/>
        </w:rPr>
        <w:annotationRef/>
      </w:r>
      <w:r w:rsidR="00000000">
        <w:rPr>
          <w:rFonts w:hint="eastAsia"/>
        </w:rPr>
        <w:t>作者和单位按此格式编写</w:t>
      </w:r>
    </w:p>
    <w:p w14:paraId="088EFEC9" w14:textId="77777777" w:rsidR="00000000" w:rsidRDefault="00000000">
      <w:pPr>
        <w:pStyle w:val="CommentText"/>
        <w:numPr>
          <w:ilvl w:val="0"/>
          <w:numId w:val="2"/>
        </w:numPr>
      </w:pPr>
      <w:r>
        <w:rPr>
          <w:rFonts w:hint="eastAsia"/>
        </w:rPr>
        <w:t>单位写到二级单位即可，例如：西安邮电大学通信与信息工程学院。</w:t>
      </w:r>
    </w:p>
  </w:comment>
  <w:comment w:id="3" w:author="admin" w:date="2024-03-05T09:24:00Z" w:initials="a">
    <w:p w14:paraId="70D11F63" w14:textId="77777777" w:rsidR="00000000" w:rsidRDefault="00993FB6">
      <w:pPr>
        <w:pStyle w:val="CommentText"/>
        <w:rPr>
          <w:rFonts w:ascii="AppleSystemUIFont" w:eastAsia="AppleExternalUIFontSimplifiedCh" w:hAnsi="AppleSystemUIFont" w:cs="AppleSystemUIFont"/>
          <w:kern w:val="0"/>
          <w:sz w:val="24"/>
          <w:highlight w:val="yellow"/>
        </w:rPr>
      </w:pPr>
      <w:r>
        <w:rPr>
          <w:rStyle w:val="CommentReference"/>
        </w:rPr>
        <w:annotationRef/>
      </w:r>
      <w:r w:rsidR="00000000">
        <w:rPr>
          <w:rFonts w:ascii="AppleSystemUIFont" w:eastAsia="AppleExternalUIFontSimplifiedCh" w:hAnsi="AppleSystemUIFont" w:cs="AppleSystemUIFont" w:hint="eastAsia"/>
          <w:kern w:val="0"/>
          <w:sz w:val="24"/>
          <w:highlight w:val="yellow"/>
        </w:rPr>
        <w:t>摘要写作规范：</w:t>
      </w:r>
    </w:p>
    <w:p w14:paraId="21AE05EA" w14:textId="77777777" w:rsidR="00000000" w:rsidRDefault="00000000">
      <w:pPr>
        <w:pStyle w:val="CommentText"/>
        <w:numPr>
          <w:ilvl w:val="0"/>
          <w:numId w:val="3"/>
        </w:numPr>
        <w:rPr>
          <w:rFonts w:ascii="AppleSystemUIFont" w:eastAsia="AppleExternalUIFontSimplifiedCh" w:hAnsi="AppleSystemUIFont" w:cs="AppleSystemUIFont"/>
          <w:kern w:val="0"/>
          <w:sz w:val="24"/>
        </w:rPr>
      </w:pPr>
      <w:r>
        <w:rPr>
          <w:rFonts w:hint="eastAsia"/>
        </w:rPr>
        <w:t>摘要</w:t>
      </w:r>
      <w:r>
        <w:rPr>
          <w:rFonts w:hint="eastAsia"/>
          <w:kern w:val="0"/>
        </w:rPr>
        <w:t>明确具体（忌含糊其辞）且简洁精炼（忌常识介绍），</w:t>
      </w:r>
      <w:r>
        <w:rPr>
          <w:rFonts w:hint="eastAsia"/>
        </w:rPr>
        <w:t>按“研究目的、研究方法、研究结果、研究结论”的结构调整，不需要出现“研究背景”</w:t>
      </w:r>
      <w:r>
        <w:rPr>
          <w:rFonts w:hint="eastAsia"/>
          <w:kern w:val="0"/>
        </w:rPr>
        <w:t>。</w:t>
      </w:r>
      <w:r>
        <w:rPr>
          <w:rFonts w:hint="eastAsia"/>
          <w:color w:val="0000FF"/>
          <w:kern w:val="0"/>
        </w:rPr>
        <w:t>形式可为“针对</w:t>
      </w:r>
      <w:r>
        <w:rPr>
          <w:rFonts w:hint="eastAsia"/>
          <w:color w:val="0000FF"/>
          <w:kern w:val="0"/>
        </w:rPr>
        <w:t>/</w:t>
      </w:r>
      <w:r>
        <w:rPr>
          <w:rFonts w:hint="eastAsia"/>
          <w:color w:val="0000FF"/>
          <w:kern w:val="0"/>
        </w:rPr>
        <w:t>为了改善</w:t>
      </w:r>
      <w:r>
        <w:rPr>
          <w:rFonts w:hint="eastAsia"/>
          <w:color w:val="0000FF"/>
          <w:kern w:val="0"/>
        </w:rPr>
        <w:t>......</w:t>
      </w:r>
      <w:r>
        <w:rPr>
          <w:rFonts w:hint="eastAsia"/>
          <w:color w:val="0000FF"/>
          <w:kern w:val="0"/>
        </w:rPr>
        <w:t>问题，提出</w:t>
      </w:r>
      <w:r>
        <w:rPr>
          <w:rFonts w:hint="eastAsia"/>
          <w:color w:val="0000FF"/>
          <w:kern w:val="0"/>
        </w:rPr>
        <w:t>/</w:t>
      </w:r>
      <w:r>
        <w:rPr>
          <w:rFonts w:hint="eastAsia"/>
          <w:color w:val="0000FF"/>
          <w:kern w:val="0"/>
        </w:rPr>
        <w:t>建立</w:t>
      </w:r>
      <w:r>
        <w:rPr>
          <w:rFonts w:hint="eastAsia"/>
          <w:color w:val="0000FF"/>
          <w:kern w:val="0"/>
        </w:rPr>
        <w:t>/</w:t>
      </w:r>
      <w:r>
        <w:rPr>
          <w:rFonts w:hint="eastAsia"/>
          <w:color w:val="0000FF"/>
          <w:kern w:val="0"/>
        </w:rPr>
        <w:t>设计</w:t>
      </w:r>
      <w:r>
        <w:rPr>
          <w:rFonts w:hint="eastAsia"/>
          <w:color w:val="0000FF"/>
          <w:kern w:val="0"/>
        </w:rPr>
        <w:t>.......</w:t>
      </w:r>
      <w:r>
        <w:rPr>
          <w:rFonts w:hint="eastAsia"/>
          <w:color w:val="0000FF"/>
          <w:kern w:val="0"/>
        </w:rPr>
        <w:t>方法</w:t>
      </w:r>
      <w:r>
        <w:rPr>
          <w:rFonts w:hint="eastAsia"/>
          <w:color w:val="0000FF"/>
          <w:kern w:val="0"/>
        </w:rPr>
        <w:t>/</w:t>
      </w:r>
      <w:r>
        <w:rPr>
          <w:rFonts w:hint="eastAsia"/>
          <w:color w:val="0000FF"/>
          <w:kern w:val="0"/>
        </w:rPr>
        <w:t>算法</w:t>
      </w:r>
      <w:r>
        <w:rPr>
          <w:rFonts w:hint="eastAsia"/>
          <w:color w:val="0000FF"/>
          <w:kern w:val="0"/>
        </w:rPr>
        <w:t>/</w:t>
      </w:r>
      <w:r>
        <w:rPr>
          <w:rFonts w:hint="eastAsia"/>
          <w:color w:val="0000FF"/>
          <w:kern w:val="0"/>
        </w:rPr>
        <w:t>方案</w:t>
      </w:r>
      <w:r>
        <w:rPr>
          <w:rFonts w:hint="eastAsia"/>
          <w:color w:val="0000FF"/>
          <w:kern w:val="0"/>
        </w:rPr>
        <w:t>/</w:t>
      </w:r>
      <w:r>
        <w:rPr>
          <w:rFonts w:hint="eastAsia"/>
          <w:color w:val="0000FF"/>
          <w:kern w:val="0"/>
        </w:rPr>
        <w:t>模型</w:t>
      </w:r>
      <w:r>
        <w:rPr>
          <w:rFonts w:hint="eastAsia"/>
          <w:color w:val="0000FF"/>
          <w:kern w:val="0"/>
        </w:rPr>
        <w:t>/</w:t>
      </w:r>
      <w:r>
        <w:rPr>
          <w:rFonts w:hint="eastAsia"/>
          <w:color w:val="0000FF"/>
          <w:kern w:val="0"/>
        </w:rPr>
        <w:t>系统。具体方法</w:t>
      </w:r>
      <w:r>
        <w:rPr>
          <w:rFonts w:hint="eastAsia"/>
          <w:color w:val="0000FF"/>
          <w:kern w:val="0"/>
        </w:rPr>
        <w:t>......</w:t>
      </w:r>
      <w:r>
        <w:rPr>
          <w:rFonts w:hint="eastAsia"/>
          <w:color w:val="0000FF"/>
          <w:kern w:val="0"/>
        </w:rPr>
        <w:t>。实验结果表明</w:t>
      </w:r>
      <w:r>
        <w:rPr>
          <w:rFonts w:hint="eastAsia"/>
          <w:color w:val="0000FF"/>
          <w:kern w:val="0"/>
        </w:rPr>
        <w:t>/</w:t>
      </w:r>
      <w:r>
        <w:rPr>
          <w:rFonts w:hint="eastAsia"/>
          <w:color w:val="0000FF"/>
          <w:kern w:val="0"/>
        </w:rPr>
        <w:t>仿真结果表明</w:t>
      </w:r>
      <w:r>
        <w:rPr>
          <w:rFonts w:hint="eastAsia"/>
          <w:color w:val="0000FF"/>
          <w:kern w:val="0"/>
        </w:rPr>
        <w:t>/</w:t>
      </w:r>
      <w:r>
        <w:rPr>
          <w:rFonts w:hint="eastAsia"/>
          <w:color w:val="0000FF"/>
          <w:kern w:val="0"/>
        </w:rPr>
        <w:t>数值验证结果表明</w:t>
      </w:r>
      <w:r>
        <w:rPr>
          <w:rFonts w:hint="eastAsia"/>
          <w:color w:val="0000FF"/>
          <w:kern w:val="0"/>
        </w:rPr>
        <w:t>/</w:t>
      </w:r>
      <w:r>
        <w:rPr>
          <w:rFonts w:hint="eastAsia"/>
          <w:color w:val="0000FF"/>
          <w:kern w:val="0"/>
        </w:rPr>
        <w:t>理论分析结果表明，</w:t>
      </w:r>
      <w:r>
        <w:rPr>
          <w:rFonts w:hint="eastAsia"/>
          <w:color w:val="0000FF"/>
          <w:kern w:val="0"/>
        </w:rPr>
        <w:t>......</w:t>
      </w:r>
      <w:r>
        <w:rPr>
          <w:rFonts w:hint="eastAsia"/>
          <w:color w:val="0000FF"/>
          <w:kern w:val="0"/>
        </w:rPr>
        <w:t>。”</w:t>
      </w:r>
    </w:p>
    <w:p w14:paraId="2C2599AE" w14:textId="77777777" w:rsidR="00000000" w:rsidRDefault="00000000">
      <w:pPr>
        <w:pStyle w:val="CommentText"/>
        <w:numPr>
          <w:ilvl w:val="0"/>
          <w:numId w:val="3"/>
        </w:numPr>
        <w:rPr>
          <w:rFonts w:ascii="AppleSystemUIFont" w:eastAsia="AppleExternalUIFontSimplifiedCh" w:hAnsi="AppleSystemUIFont" w:cs="AppleSystemUIFont"/>
          <w:kern w:val="0"/>
          <w:sz w:val="24"/>
        </w:rPr>
      </w:pPr>
      <w:r>
        <w:rPr>
          <w:rFonts w:hint="eastAsia"/>
          <w:kern w:val="0"/>
        </w:rPr>
        <w:t>摘要应包含正文要点，特别是解决问题的具体方法，</w:t>
      </w:r>
      <w:r>
        <w:rPr>
          <w:rFonts w:hint="eastAsia"/>
          <w:kern w:val="0"/>
          <w:sz w:val="22"/>
        </w:rPr>
        <w:t>不可写成论文说明或内容简介，不可进行自我评价。</w:t>
      </w:r>
    </w:p>
    <w:p w14:paraId="3985807A" w14:textId="77777777" w:rsidR="00000000" w:rsidRDefault="00000000">
      <w:pPr>
        <w:pStyle w:val="CommentText"/>
        <w:numPr>
          <w:ilvl w:val="0"/>
          <w:numId w:val="3"/>
        </w:numPr>
        <w:rPr>
          <w:rFonts w:ascii="AppleSystemUIFont" w:eastAsia="AppleExternalUIFontSimplifiedCh" w:hAnsi="AppleSystemUIFont" w:cs="AppleSystemUIFont"/>
          <w:kern w:val="0"/>
          <w:sz w:val="24"/>
        </w:rPr>
      </w:pPr>
      <w:r>
        <w:rPr>
          <w:rFonts w:hint="eastAsia"/>
          <w:kern w:val="0"/>
          <w:sz w:val="22"/>
        </w:rPr>
        <w:t>不可出现图、表、参考文献序号。</w:t>
      </w:r>
    </w:p>
    <w:p w14:paraId="519EA11C" w14:textId="77777777" w:rsidR="00000000" w:rsidRDefault="00000000">
      <w:pPr>
        <w:pStyle w:val="CommentText"/>
        <w:numPr>
          <w:ilvl w:val="0"/>
          <w:numId w:val="3"/>
        </w:numPr>
        <w:rPr>
          <w:rFonts w:ascii="AppleSystemUIFont" w:eastAsia="AppleExternalUIFontSimplifiedCh" w:hAnsi="AppleSystemUIFont" w:cs="AppleSystemUIFont"/>
          <w:kern w:val="0"/>
          <w:sz w:val="24"/>
        </w:rPr>
      </w:pPr>
      <w:r>
        <w:rPr>
          <w:rFonts w:hint="eastAsia"/>
          <w:kern w:val="0"/>
          <w:sz w:val="22"/>
        </w:rPr>
        <w:t>不宜使用数学公式和化学结构式，不宜分段。</w:t>
      </w:r>
    </w:p>
    <w:p w14:paraId="4D979260" w14:textId="77777777" w:rsidR="00000000" w:rsidRDefault="00000000">
      <w:pPr>
        <w:pStyle w:val="CommentText"/>
        <w:numPr>
          <w:ilvl w:val="0"/>
          <w:numId w:val="3"/>
        </w:numPr>
        <w:rPr>
          <w:rFonts w:ascii="AppleSystemUIFont" w:eastAsia="AppleExternalUIFontSimplifiedCh" w:hAnsi="AppleSystemUIFont" w:cs="AppleSystemUIFont"/>
          <w:kern w:val="0"/>
          <w:sz w:val="24"/>
        </w:rPr>
      </w:pPr>
      <w:r>
        <w:rPr>
          <w:rFonts w:hint="eastAsia"/>
          <w:kern w:val="0"/>
        </w:rPr>
        <w:t>摘要中所用术语缩写应有中文全称，专业词汇准确，</w:t>
      </w:r>
      <w:r>
        <w:rPr>
          <w:rFonts w:hint="eastAsia"/>
          <w:kern w:val="0"/>
          <w:sz w:val="22"/>
        </w:rPr>
        <w:t>且与正文保持一致。</w:t>
      </w:r>
    </w:p>
    <w:p w14:paraId="4AD75998" w14:textId="77777777" w:rsidR="00000000" w:rsidRDefault="00000000">
      <w:pPr>
        <w:pStyle w:val="CommentText"/>
        <w:numPr>
          <w:ilvl w:val="0"/>
          <w:numId w:val="3"/>
        </w:numPr>
      </w:pPr>
      <w:r>
        <w:rPr>
          <w:rFonts w:hint="eastAsia"/>
          <w:kern w:val="0"/>
          <w:sz w:val="22"/>
        </w:rPr>
        <w:t>不可使用“本文”、“作者”、“我们”等作为文摘陈述的主语。</w:t>
      </w:r>
    </w:p>
  </w:comment>
  <w:comment w:id="6" w:author="admin" w:date="2024-03-05T09:37:00Z" w:initials="a">
    <w:p w14:paraId="42950B90" w14:textId="77777777" w:rsidR="00000000" w:rsidRDefault="00993FB6">
      <w:pPr>
        <w:pStyle w:val="CommentText"/>
        <w:numPr>
          <w:ilvl w:val="0"/>
          <w:numId w:val="4"/>
        </w:numPr>
        <w:rPr>
          <w:rFonts w:hint="eastAsia"/>
          <w:sz w:val="22"/>
        </w:rPr>
      </w:pPr>
      <w:r>
        <w:rPr>
          <w:rStyle w:val="CommentReference"/>
        </w:rPr>
        <w:annotationRef/>
      </w:r>
      <w:r w:rsidR="00000000">
        <w:rPr>
          <w:rFonts w:hint="eastAsia"/>
        </w:rPr>
        <w:t>中文关键词忌用缩略词，请用全称。</w:t>
      </w:r>
    </w:p>
    <w:p w14:paraId="6AE96A01" w14:textId="77777777" w:rsidR="00000000" w:rsidRDefault="00000000">
      <w:pPr>
        <w:pStyle w:val="CommentText"/>
        <w:numPr>
          <w:ilvl w:val="0"/>
          <w:numId w:val="4"/>
        </w:numPr>
        <w:rPr>
          <w:rFonts w:hint="eastAsia"/>
        </w:rPr>
      </w:pPr>
      <w:r>
        <w:rPr>
          <w:rFonts w:hint="eastAsia"/>
          <w:kern w:val="0"/>
          <w:sz w:val="22"/>
        </w:rPr>
        <w:t>须列引</w:t>
      </w:r>
      <w:r>
        <w:rPr>
          <w:rFonts w:hint="eastAsia"/>
          <w:kern w:val="0"/>
          <w:sz w:val="22"/>
        </w:rPr>
        <w:t>5~8</w:t>
      </w:r>
      <w:r>
        <w:rPr>
          <w:rFonts w:hint="eastAsia"/>
          <w:kern w:val="0"/>
          <w:sz w:val="22"/>
        </w:rPr>
        <w:t>个主要关键词。</w:t>
      </w:r>
    </w:p>
    <w:p w14:paraId="17948846" w14:textId="77777777" w:rsidR="00000000" w:rsidRDefault="00000000">
      <w:pPr>
        <w:pStyle w:val="CommentText"/>
        <w:numPr>
          <w:ilvl w:val="0"/>
          <w:numId w:val="4"/>
        </w:numPr>
        <w:rPr>
          <w:rFonts w:hint="eastAsia"/>
        </w:rPr>
      </w:pPr>
      <w:r>
        <w:rPr>
          <w:rFonts w:hint="eastAsia"/>
          <w:sz w:val="22"/>
        </w:rPr>
        <w:t>各词以分号隔开。</w:t>
      </w:r>
    </w:p>
  </w:comment>
  <w:comment w:id="7" w:author="admin" w:date="2024-03-05T09:40:00Z" w:initials="a">
    <w:p w14:paraId="383CAC16" w14:textId="77777777" w:rsidR="00000000" w:rsidRDefault="00993FB6">
      <w:pPr>
        <w:pStyle w:val="CommentText"/>
        <w:rPr>
          <w:rFonts w:hint="eastAsia"/>
          <w:sz w:val="22"/>
        </w:rPr>
      </w:pPr>
      <w:r>
        <w:rPr>
          <w:rStyle w:val="CommentReference"/>
        </w:rPr>
        <w:annotationRef/>
      </w:r>
      <w:r w:rsidR="00000000">
        <w:rPr>
          <w:rFonts w:hint="eastAsia"/>
          <w:sz w:val="22"/>
        </w:rPr>
        <w:t>1</w:t>
      </w:r>
      <w:r w:rsidR="00000000">
        <w:rPr>
          <w:rFonts w:hint="eastAsia"/>
          <w:sz w:val="22"/>
        </w:rPr>
        <w:t>、应查实对正，与文章内容一致。</w:t>
      </w:r>
    </w:p>
    <w:p w14:paraId="0AA2ACD9" w14:textId="77777777" w:rsidR="00000000" w:rsidRDefault="00000000">
      <w:pPr>
        <w:pStyle w:val="CommentText"/>
        <w:rPr>
          <w:rFonts w:hint="eastAsia"/>
          <w:sz w:val="22"/>
        </w:rPr>
      </w:pPr>
      <w:r>
        <w:rPr>
          <w:rFonts w:hint="eastAsia"/>
          <w:sz w:val="22"/>
        </w:rPr>
        <w:t>2</w:t>
      </w:r>
      <w:r>
        <w:rPr>
          <w:rFonts w:hint="eastAsia"/>
          <w:sz w:val="22"/>
        </w:rPr>
        <w:t>、每篇文章可最多列引</w:t>
      </w:r>
      <w:r>
        <w:rPr>
          <w:rFonts w:hint="eastAsia"/>
          <w:sz w:val="22"/>
        </w:rPr>
        <w:t>2</w:t>
      </w:r>
      <w:r>
        <w:rPr>
          <w:rFonts w:hint="eastAsia"/>
          <w:sz w:val="22"/>
        </w:rPr>
        <w:t>个中图分类号，并以分号隔开。</w:t>
      </w:r>
    </w:p>
    <w:p w14:paraId="1DCDC70B" w14:textId="77777777" w:rsidR="00000000" w:rsidRDefault="00000000">
      <w:pPr>
        <w:pStyle w:val="CommentText"/>
        <w:rPr>
          <w:sz w:val="22"/>
        </w:rPr>
      </w:pPr>
      <w:r>
        <w:rPr>
          <w:rFonts w:hint="eastAsia"/>
          <w:sz w:val="22"/>
        </w:rPr>
        <w:t>3</w:t>
      </w:r>
      <w:r>
        <w:rPr>
          <w:rFonts w:hint="eastAsia"/>
          <w:sz w:val="22"/>
        </w:rPr>
        <w:t>、第一个中图分类号应为</w:t>
      </w:r>
      <w:r>
        <w:rPr>
          <w:rFonts w:hint="eastAsia"/>
          <w:sz w:val="22"/>
        </w:rPr>
        <w:t>TN</w:t>
      </w:r>
      <w:r>
        <w:rPr>
          <w:rFonts w:hint="eastAsia"/>
          <w:sz w:val="22"/>
        </w:rPr>
        <w:t>或</w:t>
      </w:r>
      <w:r>
        <w:rPr>
          <w:rFonts w:hint="eastAsia"/>
          <w:sz w:val="22"/>
        </w:rPr>
        <w:t>TP</w:t>
      </w:r>
      <w:r>
        <w:rPr>
          <w:rFonts w:hint="eastAsia"/>
          <w:sz w:val="22"/>
        </w:rPr>
        <w:t>类。</w:t>
      </w:r>
      <w:r>
        <w:rPr>
          <w:rFonts w:hint="eastAsia"/>
          <w:sz w:val="22"/>
        </w:rPr>
        <w:t xml:space="preserve"> </w:t>
      </w:r>
    </w:p>
  </w:comment>
  <w:comment w:id="8" w:author="admin" w:date="2024-03-06T16:14:00Z" w:initials="a">
    <w:p w14:paraId="7A59AC09" w14:textId="77777777" w:rsidR="00000000" w:rsidRDefault="00993FB6">
      <w:pPr>
        <w:pStyle w:val="CommentText"/>
      </w:pPr>
      <w:r>
        <w:rPr>
          <w:rStyle w:val="CommentReference"/>
        </w:rPr>
        <w:annotationRef/>
      </w:r>
      <w:r w:rsidR="00000000">
        <w:rPr>
          <w:rFonts w:hint="eastAsia"/>
          <w:kern w:val="0"/>
          <w:sz w:val="22"/>
        </w:rPr>
        <w:t>标题首字母大写，其余小写。专有名词除外。</w:t>
      </w:r>
    </w:p>
  </w:comment>
  <w:comment w:id="9" w:author="admin" w:date="2024-03-05T09:42:00Z" w:initials="a">
    <w:p w14:paraId="5D29DA91" w14:textId="77777777" w:rsidR="00000000" w:rsidRDefault="00993FB6">
      <w:pPr>
        <w:pStyle w:val="CommentText"/>
        <w:rPr>
          <w:rFonts w:hint="eastAsia"/>
        </w:rPr>
      </w:pPr>
      <w:r>
        <w:rPr>
          <w:rStyle w:val="CommentReference"/>
        </w:rPr>
        <w:annotationRef/>
      </w:r>
      <w:r w:rsidR="00000000">
        <w:rPr>
          <w:rFonts w:hint="eastAsia"/>
        </w:rPr>
        <w:t>姓前，全大写</w:t>
      </w:r>
      <w:r w:rsidR="00000000">
        <w:t>(</w:t>
      </w:r>
      <w:r w:rsidR="00000000">
        <w:rPr>
          <w:rFonts w:hint="eastAsia"/>
        </w:rPr>
        <w:t>包括双姓</w:t>
      </w:r>
      <w:r w:rsidR="00000000">
        <w:t>)</w:t>
      </w:r>
      <w:r w:rsidR="00000000">
        <w:rPr>
          <w:rFonts w:hint="eastAsia"/>
        </w:rPr>
        <w:t>；名后，首字母大写。无连字符。</w:t>
      </w:r>
      <w:r w:rsidR="00000000">
        <w:rPr>
          <w:rFonts w:hint="eastAsia"/>
          <w:kern w:val="0"/>
          <w:sz w:val="22"/>
        </w:rPr>
        <w:t>“吕”姓的拼音应为“</w:t>
      </w:r>
      <w:r w:rsidR="00000000">
        <w:rPr>
          <w:rFonts w:hint="eastAsia"/>
          <w:kern w:val="0"/>
          <w:sz w:val="22"/>
        </w:rPr>
        <w:t>LYU</w:t>
      </w:r>
      <w:r w:rsidR="00000000">
        <w:rPr>
          <w:rFonts w:hint="eastAsia"/>
          <w:kern w:val="0"/>
          <w:sz w:val="22"/>
        </w:rPr>
        <w:t>”。</w:t>
      </w:r>
    </w:p>
  </w:comment>
  <w:comment w:id="10" w:author="admin" w:date="2024-03-05T09:46:00Z" w:initials="a">
    <w:p w14:paraId="29B2CBE9" w14:textId="77777777" w:rsidR="00000000" w:rsidRDefault="00993FB6">
      <w:pPr>
        <w:pStyle w:val="CommentText"/>
        <w:numPr>
          <w:ilvl w:val="0"/>
          <w:numId w:val="5"/>
        </w:numPr>
        <w:rPr>
          <w:rFonts w:hint="eastAsia"/>
        </w:rPr>
      </w:pPr>
      <w:r>
        <w:rPr>
          <w:rStyle w:val="CommentReference"/>
        </w:rPr>
        <w:annotationRef/>
      </w:r>
      <w:r w:rsidR="00000000">
        <w:rPr>
          <w:rFonts w:hint="eastAsia"/>
        </w:rPr>
        <w:t>城市与邮编之间用空格。</w:t>
      </w:r>
    </w:p>
    <w:p w14:paraId="4B457E50" w14:textId="77777777" w:rsidR="00000000" w:rsidRDefault="00000000">
      <w:pPr>
        <w:pStyle w:val="CommentText"/>
        <w:numPr>
          <w:ilvl w:val="0"/>
          <w:numId w:val="5"/>
        </w:numPr>
      </w:pPr>
      <w:r>
        <w:rPr>
          <w:rFonts w:hint="eastAsia"/>
        </w:rPr>
        <w:t>请认真负责正确无误地标注作者英文单位。</w:t>
      </w:r>
    </w:p>
  </w:comment>
  <w:comment w:id="12" w:author="admin" w:date="2024-03-11T10:56:00Z" w:initials="a">
    <w:p w14:paraId="440BA6A4" w14:textId="77777777" w:rsidR="00000000" w:rsidRDefault="00993FB6">
      <w:pPr>
        <w:pStyle w:val="CommentText"/>
        <w:numPr>
          <w:ilvl w:val="0"/>
          <w:numId w:val="6"/>
        </w:numPr>
        <w:rPr>
          <w:rFonts w:hint="eastAsia"/>
        </w:rPr>
      </w:pPr>
      <w:r>
        <w:rPr>
          <w:rStyle w:val="CommentReference"/>
        </w:rPr>
        <w:annotationRef/>
      </w:r>
      <w:r w:rsidR="00000000">
        <w:rPr>
          <w:rFonts w:hint="eastAsia"/>
        </w:rPr>
        <w:t>原则上应与中文摘要相一致，与中文摘要之撰写要求一般相同，但须照顾英文思考习惯，用语符合英语语法，无错误。</w:t>
      </w:r>
      <w:r w:rsidR="00000000">
        <w:rPr>
          <w:rFonts w:hint="eastAsia"/>
          <w:kern w:val="0"/>
          <w:sz w:val="22"/>
        </w:rPr>
        <w:t>标点符号、字型字号均应符合英文规范。</w:t>
      </w:r>
    </w:p>
    <w:p w14:paraId="0E04CAC8" w14:textId="77777777" w:rsidR="00000000" w:rsidRDefault="00000000">
      <w:pPr>
        <w:pStyle w:val="CommentText"/>
        <w:numPr>
          <w:ilvl w:val="0"/>
          <w:numId w:val="6"/>
        </w:numPr>
        <w:rPr>
          <w:rFonts w:hint="eastAsia"/>
        </w:rPr>
      </w:pPr>
      <w:r>
        <w:rPr>
          <w:rFonts w:hint="eastAsia"/>
        </w:rPr>
        <w:t>要求使用一般现在时被动语态，以示客观性。忌出现“</w:t>
      </w:r>
      <w:r>
        <w:rPr>
          <w:rFonts w:hint="eastAsia"/>
        </w:rPr>
        <w:t>W</w:t>
      </w:r>
      <w:r>
        <w:t>e</w:t>
      </w:r>
      <w:r>
        <w:rPr>
          <w:rFonts w:hint="eastAsia"/>
        </w:rPr>
        <w:t>”</w:t>
      </w:r>
      <w:r>
        <w:t>,</w:t>
      </w:r>
      <w:r>
        <w:rPr>
          <w:rFonts w:hint="eastAsia"/>
        </w:rPr>
        <w:t>“</w:t>
      </w:r>
      <w:r>
        <w:rPr>
          <w:rFonts w:hint="eastAsia"/>
        </w:rPr>
        <w:t>T</w:t>
      </w:r>
      <w:r>
        <w:t>his paper</w:t>
      </w:r>
      <w:r>
        <w:rPr>
          <w:rFonts w:hint="eastAsia"/>
        </w:rPr>
        <w:t>”等。</w:t>
      </w:r>
    </w:p>
  </w:comment>
  <w:comment w:id="14" w:author="admin" w:date="2024-03-05T09:48:00Z" w:initials="a">
    <w:p w14:paraId="68E40F07" w14:textId="77777777" w:rsidR="00000000" w:rsidRDefault="00993FB6">
      <w:pPr>
        <w:pStyle w:val="CommentText"/>
      </w:pPr>
      <w:r>
        <w:rPr>
          <w:rStyle w:val="CommentReference"/>
        </w:rPr>
        <w:annotationRef/>
      </w:r>
      <w:r w:rsidR="00000000">
        <w:rPr>
          <w:rFonts w:hint="eastAsia"/>
          <w:kern w:val="0"/>
          <w:sz w:val="22"/>
        </w:rPr>
        <w:t>英文关键词应以分号分开。除特殊名词外，一律小写。</w:t>
      </w:r>
    </w:p>
  </w:comment>
  <w:comment w:id="15" w:author="admin" w:date="2024-03-11T11:02:00Z" w:initials="a">
    <w:p w14:paraId="10217E7A" w14:textId="77777777" w:rsidR="00000000" w:rsidRDefault="00993FB6">
      <w:pPr>
        <w:pStyle w:val="CommentText"/>
        <w:rPr>
          <w:rFonts w:ascii="AppleSystemUIFont" w:eastAsia="AppleExternalUIFontSimplifiedCh" w:hAnsi="AppleSystemUIFont" w:cs="AppleSystemUIFont"/>
          <w:kern w:val="0"/>
          <w:sz w:val="24"/>
          <w:highlight w:val="yellow"/>
        </w:rPr>
      </w:pPr>
      <w:r>
        <w:rPr>
          <w:rStyle w:val="CommentReference"/>
        </w:rPr>
        <w:annotationRef/>
      </w:r>
      <w:r w:rsidR="00000000">
        <w:rPr>
          <w:rFonts w:ascii="AppleSystemUIFont" w:eastAsia="AppleExternalUIFontSimplifiedCh" w:hAnsi="AppleSystemUIFont" w:cs="AppleSystemUIFont" w:hint="eastAsia"/>
          <w:kern w:val="0"/>
          <w:sz w:val="24"/>
          <w:highlight w:val="yellow"/>
        </w:rPr>
        <w:t>引言写作规范：</w:t>
      </w:r>
    </w:p>
    <w:p w14:paraId="6FFDB641" w14:textId="77777777" w:rsidR="00000000" w:rsidRDefault="00000000">
      <w:pPr>
        <w:pStyle w:val="CommentText"/>
        <w:numPr>
          <w:ilvl w:val="0"/>
          <w:numId w:val="7"/>
        </w:numPr>
        <w:rPr>
          <w:rFonts w:hint="eastAsia"/>
          <w:color w:val="000000"/>
        </w:rPr>
      </w:pPr>
      <w:r>
        <w:rPr>
          <w:rFonts w:hint="eastAsia"/>
          <w:color w:val="000000"/>
        </w:rPr>
        <w:t>引言作为论文的开端，一般包括</w:t>
      </w:r>
      <w:r>
        <w:rPr>
          <w:rFonts w:hint="eastAsia"/>
          <w:color w:val="000000"/>
        </w:rPr>
        <w:t>3</w:t>
      </w:r>
      <w:r>
        <w:rPr>
          <w:rFonts w:hint="eastAsia"/>
          <w:color w:val="000000"/>
        </w:rPr>
        <w:t>个部分：</w:t>
      </w:r>
      <w:r>
        <w:rPr>
          <w:rFonts w:hint="eastAsia"/>
          <w:color w:val="000000"/>
        </w:rPr>
        <w:t>1</w:t>
      </w:r>
      <w:r>
        <w:rPr>
          <w:rFonts w:hint="eastAsia"/>
          <w:color w:val="000000"/>
        </w:rPr>
        <w:t>）应以</w:t>
      </w:r>
      <w:r>
        <w:rPr>
          <w:rFonts w:hint="eastAsia"/>
          <w:b/>
          <w:color w:val="0000FF"/>
        </w:rPr>
        <w:t>简短</w:t>
      </w:r>
      <w:r>
        <w:rPr>
          <w:rFonts w:hint="eastAsia"/>
          <w:color w:val="000000"/>
        </w:rPr>
        <w:t>的篇幅介绍论文的写作背景、意义和目的；</w:t>
      </w:r>
      <w:r>
        <w:rPr>
          <w:rFonts w:hint="eastAsia"/>
          <w:color w:val="000000"/>
        </w:rPr>
        <w:t>2</w:t>
      </w:r>
      <w:r>
        <w:rPr>
          <w:rFonts w:hint="eastAsia"/>
          <w:color w:val="000000"/>
        </w:rPr>
        <w:t>）对前人所做</w:t>
      </w:r>
      <w:r>
        <w:rPr>
          <w:rFonts w:hint="eastAsia"/>
          <w:b/>
          <w:color w:val="0000FF"/>
        </w:rPr>
        <w:t>相关</w:t>
      </w:r>
      <w:r>
        <w:rPr>
          <w:rFonts w:hint="eastAsia"/>
          <w:color w:val="000000"/>
        </w:rPr>
        <w:t>研究工作进行评述（非介绍），以说明存在的问题及不足（后文实验部分的对比方法应在引言部分出现），且所指出的前人研究不足应该是本研究所能改进的；</w:t>
      </w:r>
      <w:r>
        <w:rPr>
          <w:rFonts w:hint="eastAsia"/>
          <w:color w:val="000000"/>
        </w:rPr>
        <w:t>3</w:t>
      </w:r>
      <w:r>
        <w:rPr>
          <w:rFonts w:hint="eastAsia"/>
          <w:color w:val="000000"/>
        </w:rPr>
        <w:t>）引言最后一段应点题，说明本文的研究计划、主要原理和方法，也即接下来要干什么（非论文结构），目的何在，但应把问题的解决情况留给结论部分。</w:t>
      </w:r>
    </w:p>
    <w:p w14:paraId="7345D4B2" w14:textId="77777777" w:rsidR="00000000" w:rsidRDefault="00000000">
      <w:pPr>
        <w:pStyle w:val="CommentText"/>
        <w:numPr>
          <w:ilvl w:val="0"/>
          <w:numId w:val="7"/>
        </w:numPr>
        <w:rPr>
          <w:rFonts w:hint="eastAsia"/>
          <w:color w:val="000000"/>
        </w:rPr>
      </w:pPr>
      <w:r>
        <w:rPr>
          <w:rFonts w:hint="eastAsia"/>
          <w:color w:val="000000"/>
        </w:rPr>
        <w:t>不应过多叙述同行熟知的及教科书中的常识性内容，确有必要提及他人的研究成果和基本原理时，只需以参考引文的形式标出即可。</w:t>
      </w:r>
    </w:p>
    <w:p w14:paraId="58FD9EE2" w14:textId="77777777" w:rsidR="00000000" w:rsidRDefault="00000000">
      <w:pPr>
        <w:numPr>
          <w:ilvl w:val="0"/>
          <w:numId w:val="7"/>
        </w:numPr>
        <w:rPr>
          <w:rFonts w:hint="eastAsia"/>
          <w:color w:val="000000"/>
        </w:rPr>
      </w:pPr>
      <w:r>
        <w:rPr>
          <w:rFonts w:hint="eastAsia"/>
          <w:color w:val="000000"/>
        </w:rPr>
        <w:t>引言不应与摘要雷同也不应是摘要的注释。引言一般应与结论相呼应，在引言中提出的问题，要在结论中应有解答。</w:t>
      </w:r>
    </w:p>
    <w:p w14:paraId="14C52570" w14:textId="77777777" w:rsidR="00000000" w:rsidRDefault="00000000">
      <w:pPr>
        <w:numPr>
          <w:ilvl w:val="0"/>
          <w:numId w:val="7"/>
        </w:numPr>
        <w:rPr>
          <w:rFonts w:hint="eastAsia"/>
          <w:color w:val="000000"/>
        </w:rPr>
      </w:pPr>
      <w:r>
        <w:rPr>
          <w:rFonts w:hint="eastAsia"/>
          <w:color w:val="000000"/>
        </w:rPr>
        <w:t>引言中不可出现插图、表格、公式。</w:t>
      </w:r>
    </w:p>
  </w:comment>
  <w:comment w:id="18" w:author="admin" w:date="2024-03-05T15:26:00Z" w:initials="a">
    <w:p w14:paraId="6A39EB4A" w14:textId="77777777" w:rsidR="00000000" w:rsidRDefault="00993FB6">
      <w:pPr>
        <w:pStyle w:val="CommentText"/>
      </w:pPr>
      <w:r>
        <w:rPr>
          <w:rStyle w:val="CommentReference"/>
        </w:rPr>
        <w:annotationRef/>
      </w:r>
      <w:r w:rsidR="00000000">
        <w:rPr>
          <w:rFonts w:hint="eastAsia"/>
        </w:rPr>
        <w:t>文中参考文献引用请按照文后参考文献顺序依次标注。</w:t>
      </w:r>
    </w:p>
  </w:comment>
  <w:comment w:id="17" w:author="admin" w:date="2024-03-11T11:03:00Z" w:initials="a">
    <w:p w14:paraId="4B04592A" w14:textId="77777777" w:rsidR="00000000" w:rsidRDefault="00993FB6">
      <w:pPr>
        <w:pStyle w:val="CommentText"/>
        <w:rPr>
          <w:rFonts w:hint="eastAsia"/>
        </w:rPr>
      </w:pPr>
      <w:r>
        <w:rPr>
          <w:rStyle w:val="CommentReference"/>
        </w:rPr>
        <w:annotationRef/>
      </w:r>
      <w:r w:rsidR="00000000">
        <w:rPr>
          <w:rFonts w:hint="eastAsia"/>
          <w:kern w:val="0"/>
          <w:sz w:val="22"/>
        </w:rPr>
        <w:t>专业名词在正文首次出现时，应注明中文含义及英文全称，实词首字母大写。</w:t>
      </w:r>
    </w:p>
  </w:comment>
  <w:comment w:id="19" w:author="admin" w:date="2024-03-06T15:54:00Z" w:initials="a">
    <w:p w14:paraId="00DD6D97" w14:textId="77777777" w:rsidR="00000000" w:rsidRDefault="00993FB6">
      <w:pPr>
        <w:pStyle w:val="CommentText"/>
        <w:rPr>
          <w:rFonts w:ascii="AppleSystemUIFont" w:eastAsia="AppleExternalUIFontSimplifiedCh" w:hAnsi="AppleSystemUIFont" w:cs="AppleSystemUIFont"/>
          <w:kern w:val="0"/>
          <w:sz w:val="24"/>
          <w:highlight w:val="yellow"/>
        </w:rPr>
      </w:pPr>
      <w:r>
        <w:rPr>
          <w:rStyle w:val="CommentReference"/>
        </w:rPr>
        <w:annotationRef/>
      </w:r>
      <w:r w:rsidR="00000000">
        <w:rPr>
          <w:rFonts w:ascii="AppleSystemUIFont" w:eastAsia="AppleExternalUIFontSimplifiedCh" w:hAnsi="AppleSystemUIFont" w:cs="AppleSystemUIFont" w:hint="eastAsia"/>
          <w:kern w:val="0"/>
          <w:sz w:val="24"/>
          <w:highlight w:val="yellow"/>
        </w:rPr>
        <w:t>正文写作规范：</w:t>
      </w:r>
    </w:p>
    <w:p w14:paraId="49C1D85A" w14:textId="77777777" w:rsidR="00000000" w:rsidRDefault="00000000">
      <w:pPr>
        <w:pStyle w:val="CommentText"/>
        <w:rPr>
          <w:rFonts w:hint="eastAsia"/>
          <w:sz w:val="22"/>
        </w:rPr>
      </w:pPr>
      <w:r>
        <w:rPr>
          <w:rFonts w:hint="eastAsia"/>
          <w:sz w:val="22"/>
        </w:rPr>
        <w:t>1</w:t>
      </w:r>
      <w:r>
        <w:rPr>
          <w:rFonts w:hint="eastAsia"/>
          <w:sz w:val="22"/>
        </w:rPr>
        <w:t>、各级子标题共同形成完整的论文结构，并依次编序。</w:t>
      </w:r>
    </w:p>
    <w:p w14:paraId="2C95CBC4" w14:textId="77777777" w:rsidR="00000000" w:rsidRDefault="00000000">
      <w:pPr>
        <w:pStyle w:val="CommentText"/>
        <w:rPr>
          <w:rFonts w:hint="eastAsia"/>
          <w:sz w:val="22"/>
        </w:rPr>
      </w:pPr>
      <w:r>
        <w:rPr>
          <w:rFonts w:hint="eastAsia"/>
          <w:sz w:val="22"/>
        </w:rPr>
        <w:t>2</w:t>
      </w:r>
      <w:r>
        <w:rPr>
          <w:rFonts w:hint="eastAsia"/>
          <w:sz w:val="22"/>
        </w:rPr>
        <w:t>、不可使用前文未加解释说明的缩略词。</w:t>
      </w:r>
    </w:p>
    <w:p w14:paraId="09B6DFB2" w14:textId="77777777" w:rsidR="00000000" w:rsidRDefault="00000000">
      <w:pPr>
        <w:pStyle w:val="CommentText"/>
        <w:rPr>
          <w:rFonts w:hint="eastAsia"/>
          <w:sz w:val="22"/>
        </w:rPr>
      </w:pPr>
      <w:r>
        <w:rPr>
          <w:rFonts w:hint="eastAsia"/>
          <w:sz w:val="22"/>
        </w:rPr>
        <w:t>3</w:t>
      </w:r>
      <w:r>
        <w:rPr>
          <w:rFonts w:hint="eastAsia"/>
          <w:sz w:val="22"/>
        </w:rPr>
        <w:t>、二级标题不可超过</w:t>
      </w:r>
      <w:r>
        <w:rPr>
          <w:rFonts w:hint="eastAsia"/>
          <w:sz w:val="22"/>
        </w:rPr>
        <w:t>14</w:t>
      </w:r>
      <w:r>
        <w:rPr>
          <w:rFonts w:hint="eastAsia"/>
          <w:sz w:val="22"/>
        </w:rPr>
        <w:t>字。</w:t>
      </w:r>
    </w:p>
    <w:p w14:paraId="47B059B3" w14:textId="77777777" w:rsidR="00000000" w:rsidRDefault="00000000">
      <w:pPr>
        <w:ind w:firstLineChars="200" w:firstLine="440"/>
        <w:rPr>
          <w:rFonts w:hint="eastAsia"/>
          <w:sz w:val="22"/>
        </w:rPr>
      </w:pPr>
      <w:r>
        <w:rPr>
          <w:rFonts w:hint="eastAsia"/>
          <w:sz w:val="22"/>
        </w:rPr>
        <w:t>4</w:t>
      </w:r>
      <w:r>
        <w:rPr>
          <w:rFonts w:hint="eastAsia"/>
          <w:sz w:val="22"/>
        </w:rPr>
        <w:t>、</w:t>
      </w:r>
      <w:r>
        <w:rPr>
          <w:rFonts w:hint="eastAsia"/>
          <w:szCs w:val="21"/>
        </w:rPr>
        <w:t>引言之后的第</w:t>
      </w:r>
      <w:r>
        <w:rPr>
          <w:rFonts w:hint="eastAsia"/>
          <w:szCs w:val="21"/>
        </w:rPr>
        <w:t>1</w:t>
      </w:r>
      <w:r>
        <w:rPr>
          <w:rFonts w:hint="eastAsia"/>
          <w:szCs w:val="21"/>
        </w:rPr>
        <w:t>部分结构写法有两种：</w:t>
      </w:r>
    </w:p>
    <w:p w14:paraId="536DFE0B" w14:textId="77777777" w:rsidR="00000000" w:rsidRDefault="00000000">
      <w:pPr>
        <w:ind w:firstLineChars="200" w:firstLine="420"/>
        <w:rPr>
          <w:rFonts w:hint="eastAsia"/>
          <w:szCs w:val="21"/>
        </w:rPr>
      </w:pPr>
      <w:r>
        <w:rPr>
          <w:rFonts w:hint="eastAsia"/>
          <w:szCs w:val="21"/>
        </w:rPr>
        <w:t>1</w:t>
      </w:r>
      <w:r>
        <w:rPr>
          <w:rFonts w:hint="eastAsia"/>
          <w:szCs w:val="21"/>
        </w:rPr>
        <w:t>）描述问题</w:t>
      </w:r>
      <w:r>
        <w:rPr>
          <w:rFonts w:hint="eastAsia"/>
          <w:szCs w:val="21"/>
        </w:rPr>
        <w:t>+</w:t>
      </w:r>
      <w:r>
        <w:rPr>
          <w:rFonts w:hint="eastAsia"/>
          <w:szCs w:val="21"/>
        </w:rPr>
        <w:t>基础知识。介绍自己要研究的是个什么问题，然后，介绍本文所要使用的基础、背景知识或方法</w:t>
      </w:r>
    </w:p>
    <w:p w14:paraId="3DB7D9EB" w14:textId="77777777" w:rsidR="00000000" w:rsidRDefault="00000000">
      <w:pPr>
        <w:ind w:firstLineChars="200" w:firstLine="420"/>
        <w:rPr>
          <w:rFonts w:hint="eastAsia"/>
          <w:szCs w:val="21"/>
        </w:rPr>
      </w:pPr>
      <w:r>
        <w:rPr>
          <w:rFonts w:hint="eastAsia"/>
          <w:szCs w:val="21"/>
        </w:rPr>
        <w:t>2</w:t>
      </w:r>
      <w:r>
        <w:rPr>
          <w:rFonts w:hint="eastAsia"/>
          <w:szCs w:val="21"/>
        </w:rPr>
        <w:t>）描述问题</w:t>
      </w:r>
      <w:r>
        <w:rPr>
          <w:rFonts w:hint="eastAsia"/>
          <w:szCs w:val="21"/>
        </w:rPr>
        <w:t>+</w:t>
      </w:r>
      <w:r>
        <w:rPr>
          <w:rFonts w:hint="eastAsia"/>
          <w:szCs w:val="21"/>
        </w:rPr>
        <w:t>前人的解决思路及不足之处。</w:t>
      </w:r>
    </w:p>
    <w:p w14:paraId="512FD1C1" w14:textId="77777777" w:rsidR="00000000" w:rsidRDefault="00000000">
      <w:pPr>
        <w:ind w:firstLineChars="200" w:firstLine="420"/>
        <w:rPr>
          <w:rFonts w:hint="eastAsia"/>
          <w:sz w:val="22"/>
        </w:rPr>
      </w:pPr>
      <w:r>
        <w:rPr>
          <w:rFonts w:hint="eastAsia"/>
          <w:szCs w:val="21"/>
        </w:rPr>
        <w:t>您可以根据自己的实际情况任选一种写作方式。</w:t>
      </w:r>
    </w:p>
  </w:comment>
  <w:comment w:id="20" w:author="admin" w:date="2024-03-11T11:10:00Z" w:initials="a">
    <w:p w14:paraId="328EBA99" w14:textId="77777777" w:rsidR="00000000" w:rsidRDefault="00993FB6">
      <w:pPr>
        <w:pStyle w:val="CommentText"/>
        <w:rPr>
          <w:rFonts w:ascii="AppleSystemUIFont" w:eastAsia="AppleExternalUIFontSimplifiedCh" w:hAnsi="AppleSystemUIFont" w:cs="AppleSystemUIFont"/>
          <w:kern w:val="0"/>
          <w:sz w:val="24"/>
          <w:highlight w:val="yellow"/>
        </w:rPr>
      </w:pPr>
      <w:r>
        <w:rPr>
          <w:rStyle w:val="CommentReference"/>
        </w:rPr>
        <w:annotationRef/>
      </w:r>
      <w:r w:rsidR="00000000">
        <w:rPr>
          <w:rFonts w:ascii="AppleSystemUIFont" w:eastAsia="AppleExternalUIFontSimplifiedCh" w:hAnsi="AppleSystemUIFont" w:cs="AppleSystemUIFont" w:hint="eastAsia"/>
          <w:kern w:val="0"/>
          <w:sz w:val="24"/>
          <w:highlight w:val="yellow"/>
        </w:rPr>
        <w:t>插图形式规范：</w:t>
      </w:r>
    </w:p>
    <w:p w14:paraId="28993F1F" w14:textId="77777777" w:rsidR="00000000" w:rsidRDefault="00000000">
      <w:pPr>
        <w:numPr>
          <w:ilvl w:val="0"/>
          <w:numId w:val="8"/>
        </w:numPr>
        <w:rPr>
          <w:rFonts w:hint="eastAsia"/>
          <w:kern w:val="0"/>
          <w:sz w:val="22"/>
        </w:rPr>
      </w:pPr>
      <w:r>
        <w:rPr>
          <w:rFonts w:hint="eastAsia"/>
          <w:kern w:val="0"/>
          <w:sz w:val="22"/>
        </w:rPr>
        <w:t>尽量用彩图，但是要注意，所使用的彩色图形，要确保黑白打印后仍然清晰可辨。</w:t>
      </w:r>
    </w:p>
    <w:p w14:paraId="1A17634D" w14:textId="77777777" w:rsidR="00000000" w:rsidRDefault="00000000">
      <w:pPr>
        <w:numPr>
          <w:ilvl w:val="0"/>
          <w:numId w:val="8"/>
        </w:numPr>
        <w:rPr>
          <w:rFonts w:hint="eastAsia"/>
          <w:kern w:val="0"/>
          <w:sz w:val="22"/>
        </w:rPr>
      </w:pPr>
      <w:r>
        <w:rPr>
          <w:rFonts w:hint="eastAsia"/>
          <w:kern w:val="0"/>
          <w:sz w:val="22"/>
        </w:rPr>
        <w:t>只选取必要的插图。事实清晰，或可用文字叙述清楚时，无须插图。</w:t>
      </w:r>
    </w:p>
    <w:p w14:paraId="0E494F0D" w14:textId="77777777" w:rsidR="00000000" w:rsidRDefault="00000000">
      <w:pPr>
        <w:rPr>
          <w:rFonts w:hint="eastAsia"/>
          <w:kern w:val="0"/>
          <w:sz w:val="22"/>
        </w:rPr>
      </w:pPr>
      <w:r>
        <w:rPr>
          <w:rFonts w:hint="eastAsia"/>
          <w:kern w:val="0"/>
          <w:sz w:val="22"/>
        </w:rPr>
        <w:t>3</w:t>
      </w:r>
      <w:r>
        <w:rPr>
          <w:rFonts w:hint="eastAsia"/>
          <w:kern w:val="0"/>
          <w:sz w:val="22"/>
        </w:rPr>
        <w:t>、不可插入其他文献已刊用发布的图形图像，或者从软件上直接截图使用，一定要经过相应的修改和编辑。</w:t>
      </w:r>
    </w:p>
    <w:p w14:paraId="2D6A638A" w14:textId="77777777" w:rsidR="00000000" w:rsidRDefault="00000000">
      <w:pPr>
        <w:rPr>
          <w:rFonts w:hint="eastAsia"/>
          <w:kern w:val="0"/>
          <w:sz w:val="22"/>
        </w:rPr>
      </w:pPr>
      <w:r>
        <w:rPr>
          <w:rFonts w:hint="eastAsia"/>
          <w:kern w:val="0"/>
          <w:sz w:val="22"/>
        </w:rPr>
        <w:t>4</w:t>
      </w:r>
      <w:r>
        <w:rPr>
          <w:rFonts w:hint="eastAsia"/>
          <w:kern w:val="0"/>
          <w:sz w:val="22"/>
        </w:rPr>
        <w:t>、图中标识须为中文，不可中英文混杂。所标注外文的缩略词及其他符号须在正文已有解释说明，且图文必须保持一致（如正斜体、上下标等）。</w:t>
      </w:r>
    </w:p>
    <w:p w14:paraId="6579795A" w14:textId="77777777" w:rsidR="00000000" w:rsidRDefault="00000000">
      <w:r>
        <w:rPr>
          <w:rFonts w:hint="eastAsia"/>
          <w:kern w:val="0"/>
          <w:sz w:val="22"/>
        </w:rPr>
        <w:t>5</w:t>
      </w:r>
      <w:r>
        <w:rPr>
          <w:rFonts w:hint="eastAsia"/>
          <w:kern w:val="0"/>
          <w:sz w:val="22"/>
        </w:rPr>
        <w:t>、所有标注应保持相同字号，且小于正文所用字号。</w:t>
      </w:r>
    </w:p>
  </w:comment>
  <w:comment w:id="22" w:author="admin" w:date="2024-03-06T11:44:00Z" w:initials="a">
    <w:p w14:paraId="003151D5" w14:textId="77777777" w:rsidR="00000000" w:rsidRDefault="00993FB6">
      <w:pPr>
        <w:pStyle w:val="CommentText"/>
        <w:rPr>
          <w:rFonts w:ascii="AppleSystemUIFont" w:eastAsia="AppleExternalUIFontSimplifiedCh" w:hAnsi="AppleSystemUIFont" w:cs="AppleSystemUIFont"/>
          <w:kern w:val="0"/>
          <w:sz w:val="24"/>
          <w:highlight w:val="yellow"/>
        </w:rPr>
      </w:pPr>
      <w:r>
        <w:rPr>
          <w:rStyle w:val="CommentReference"/>
        </w:rPr>
        <w:annotationRef/>
      </w:r>
      <w:r w:rsidR="00000000">
        <w:rPr>
          <w:rFonts w:ascii="AppleSystemUIFont" w:eastAsia="AppleExternalUIFontSimplifiedCh" w:hAnsi="AppleSystemUIFont" w:cs="AppleSystemUIFont" w:hint="eastAsia"/>
          <w:kern w:val="0"/>
          <w:sz w:val="24"/>
          <w:highlight w:val="yellow"/>
        </w:rPr>
        <w:t>公式形式规范：</w:t>
      </w:r>
    </w:p>
    <w:p w14:paraId="7F1D0D93" w14:textId="77777777" w:rsidR="00000000" w:rsidRDefault="00000000">
      <w:pPr>
        <w:rPr>
          <w:rFonts w:hint="eastAsia"/>
          <w:kern w:val="0"/>
          <w:sz w:val="22"/>
        </w:rPr>
      </w:pPr>
      <w:r>
        <w:rPr>
          <w:rFonts w:hint="eastAsia"/>
          <w:kern w:val="0"/>
          <w:sz w:val="22"/>
        </w:rPr>
        <w:t>1</w:t>
      </w:r>
      <w:r>
        <w:rPr>
          <w:rFonts w:hint="eastAsia"/>
          <w:kern w:val="0"/>
          <w:sz w:val="22"/>
        </w:rPr>
        <w:t>、所有公式须居中编排。需转行时，应在等号或加号后换行。</w:t>
      </w:r>
    </w:p>
    <w:p w14:paraId="189EBF43" w14:textId="77777777" w:rsidR="00000000" w:rsidRDefault="00000000">
      <w:pPr>
        <w:rPr>
          <w:rFonts w:hint="eastAsia"/>
          <w:kern w:val="0"/>
          <w:sz w:val="22"/>
        </w:rPr>
      </w:pPr>
      <w:r>
        <w:rPr>
          <w:rFonts w:hint="eastAsia"/>
          <w:kern w:val="0"/>
          <w:sz w:val="22"/>
        </w:rPr>
        <w:t>2</w:t>
      </w:r>
      <w:r>
        <w:rPr>
          <w:rFonts w:hint="eastAsia"/>
          <w:kern w:val="0"/>
          <w:sz w:val="22"/>
        </w:rPr>
        <w:t>、公式编号须按先后顺序依次进行。不可先引用公式，再有文字。</w:t>
      </w:r>
    </w:p>
    <w:p w14:paraId="1D1C1CC6" w14:textId="77777777" w:rsidR="00000000" w:rsidRDefault="00000000">
      <w:pPr>
        <w:rPr>
          <w:rFonts w:hint="eastAsia"/>
          <w:kern w:val="0"/>
          <w:sz w:val="22"/>
        </w:rPr>
      </w:pPr>
      <w:r>
        <w:rPr>
          <w:rFonts w:hint="eastAsia"/>
          <w:kern w:val="0"/>
          <w:sz w:val="22"/>
        </w:rPr>
        <w:t>3</w:t>
      </w:r>
      <w:r>
        <w:rPr>
          <w:rFonts w:hint="eastAsia"/>
          <w:kern w:val="0"/>
          <w:sz w:val="22"/>
        </w:rPr>
        <w:t>、不允许对公式编号进行细分。如对于插图可称“图</w:t>
      </w:r>
      <w:r>
        <w:rPr>
          <w:rFonts w:hint="eastAsia"/>
          <w:kern w:val="0"/>
          <w:sz w:val="22"/>
        </w:rPr>
        <w:t>2(b)</w:t>
      </w:r>
      <w:r>
        <w:rPr>
          <w:rFonts w:hint="eastAsia"/>
          <w:kern w:val="0"/>
          <w:sz w:val="22"/>
        </w:rPr>
        <w:t>”，但公式禁用“式</w:t>
      </w:r>
      <w:r>
        <w:rPr>
          <w:rFonts w:hint="eastAsia"/>
          <w:kern w:val="0"/>
          <w:sz w:val="22"/>
        </w:rPr>
        <w:t>3(a)</w:t>
      </w:r>
      <w:r>
        <w:rPr>
          <w:rFonts w:hint="eastAsia"/>
          <w:kern w:val="0"/>
          <w:sz w:val="22"/>
        </w:rPr>
        <w:t>”等。</w:t>
      </w:r>
    </w:p>
    <w:p w14:paraId="5A888A94" w14:textId="77777777" w:rsidR="00000000" w:rsidRDefault="00000000">
      <w:pPr>
        <w:rPr>
          <w:kern w:val="0"/>
          <w:sz w:val="22"/>
        </w:rPr>
      </w:pPr>
      <w:r>
        <w:rPr>
          <w:rFonts w:hint="eastAsia"/>
          <w:kern w:val="0"/>
          <w:sz w:val="22"/>
        </w:rPr>
        <w:t>4</w:t>
      </w:r>
      <w:r>
        <w:rPr>
          <w:rFonts w:hint="eastAsia"/>
          <w:kern w:val="0"/>
          <w:sz w:val="22"/>
        </w:rPr>
        <w:t>、</w:t>
      </w:r>
      <w:r>
        <w:rPr>
          <w:rFonts w:hint="eastAsia"/>
          <w:szCs w:val="21"/>
        </w:rPr>
        <w:t>文本、常规函数（如</w:t>
      </w:r>
      <w:r>
        <w:rPr>
          <w:rFonts w:hint="eastAsia"/>
          <w:szCs w:val="21"/>
        </w:rPr>
        <w:t>sin</w:t>
      </w:r>
      <w:r>
        <w:rPr>
          <w:rFonts w:hint="eastAsia"/>
          <w:szCs w:val="21"/>
        </w:rPr>
        <w:t>、</w:t>
      </w:r>
      <w:r>
        <w:rPr>
          <w:rFonts w:hint="eastAsia"/>
          <w:szCs w:val="21"/>
        </w:rPr>
        <w:t>cos</w:t>
      </w:r>
      <w:r>
        <w:rPr>
          <w:rFonts w:hint="eastAsia"/>
          <w:szCs w:val="21"/>
        </w:rPr>
        <w:t>、</w:t>
      </w:r>
      <w:r>
        <w:rPr>
          <w:rFonts w:hint="eastAsia"/>
          <w:szCs w:val="21"/>
        </w:rPr>
        <w:t>exp</w:t>
      </w:r>
      <w:r>
        <w:rPr>
          <w:rFonts w:hint="eastAsia"/>
          <w:szCs w:val="21"/>
        </w:rPr>
        <w:t>、</w:t>
      </w:r>
      <w:r>
        <w:rPr>
          <w:rFonts w:hint="eastAsia"/>
          <w:szCs w:val="21"/>
        </w:rPr>
        <w:t>mod</w:t>
      </w:r>
      <w:r>
        <w:rPr>
          <w:rFonts w:hint="eastAsia"/>
          <w:szCs w:val="21"/>
        </w:rPr>
        <w:t>、</w:t>
      </w:r>
      <w:r>
        <w:rPr>
          <w:rFonts w:hint="eastAsia"/>
          <w:szCs w:val="21"/>
        </w:rPr>
        <w:t>rand</w:t>
      </w:r>
      <w:r>
        <w:rPr>
          <w:rFonts w:hint="eastAsia"/>
          <w:szCs w:val="21"/>
        </w:rPr>
        <w:t>等）、常规操作、不变的量（如π、矩阵转置</w:t>
      </w:r>
      <w:r>
        <w:rPr>
          <w:rFonts w:hint="eastAsia"/>
          <w:szCs w:val="21"/>
        </w:rPr>
        <w:t>T</w:t>
      </w:r>
      <w:r>
        <w:rPr>
          <w:rFonts w:hint="eastAsia"/>
          <w:szCs w:val="21"/>
        </w:rPr>
        <w:t>、虚数单位</w:t>
      </w:r>
      <w:r>
        <w:rPr>
          <w:rFonts w:hint="eastAsia"/>
          <w:szCs w:val="21"/>
        </w:rPr>
        <w:t>j</w:t>
      </w:r>
      <w:r>
        <w:rPr>
          <w:rFonts w:hint="eastAsia"/>
          <w:szCs w:val="21"/>
        </w:rPr>
        <w:t>、求导</w:t>
      </w:r>
      <w:r>
        <w:rPr>
          <w:rFonts w:hint="eastAsia"/>
          <w:szCs w:val="21"/>
        </w:rPr>
        <w:t>d</w:t>
      </w:r>
      <w:r>
        <w:rPr>
          <w:rFonts w:hint="eastAsia"/>
          <w:szCs w:val="21"/>
        </w:rPr>
        <w:t>）均用正体表示。</w:t>
      </w:r>
    </w:p>
    <w:p w14:paraId="433947E0" w14:textId="77777777" w:rsidR="00000000" w:rsidRDefault="00000000">
      <w:pPr>
        <w:rPr>
          <w:szCs w:val="21"/>
        </w:rPr>
      </w:pPr>
      <w:r>
        <w:rPr>
          <w:rFonts w:hint="eastAsia"/>
          <w:kern w:val="0"/>
          <w:sz w:val="22"/>
        </w:rPr>
        <w:t>5</w:t>
      </w:r>
      <w:r>
        <w:rPr>
          <w:rFonts w:hint="eastAsia"/>
          <w:kern w:val="0"/>
          <w:sz w:val="22"/>
        </w:rPr>
        <w:t>、</w:t>
      </w:r>
      <w:r>
        <w:rPr>
          <w:rFonts w:hint="eastAsia"/>
          <w:szCs w:val="21"/>
        </w:rPr>
        <w:t>凡不是自己的公式要引用文献。</w:t>
      </w:r>
    </w:p>
  </w:comment>
  <w:comment w:id="23" w:author="admin" w:date="2024-03-06T11:47:00Z" w:initials="a">
    <w:p w14:paraId="07873CBD" w14:textId="77777777" w:rsidR="00000000" w:rsidRDefault="00993FB6">
      <w:pPr>
        <w:rPr>
          <w:rFonts w:hint="eastAsia"/>
        </w:rPr>
      </w:pPr>
      <w:r>
        <w:rPr>
          <w:rStyle w:val="CommentReference"/>
        </w:rPr>
        <w:annotationRef/>
      </w:r>
      <w:r w:rsidR="00000000">
        <w:rPr>
          <w:rFonts w:hint="eastAsia"/>
        </w:rPr>
        <w:t>1</w:t>
      </w:r>
      <w:r w:rsidR="00000000">
        <w:rPr>
          <w:rFonts w:hint="eastAsia"/>
        </w:rPr>
        <w:t>、公式中每个变量都要说明其含义，每个量只可使用</w:t>
      </w:r>
      <w:r w:rsidR="00000000">
        <w:rPr>
          <w:rFonts w:hint="eastAsia"/>
        </w:rPr>
        <w:t>1</w:t>
      </w:r>
      <w:r w:rsidR="00000000">
        <w:rPr>
          <w:rFonts w:hint="eastAsia"/>
        </w:rPr>
        <w:t>个字符表示，必要时可添加上下标加以区别，说明性的符号用正体表示，所有变量须为斜体。</w:t>
      </w:r>
    </w:p>
    <w:p w14:paraId="6A31C266" w14:textId="77777777" w:rsidR="00000000" w:rsidRDefault="00000000">
      <w:r>
        <w:rPr>
          <w:rFonts w:hint="eastAsia"/>
        </w:rPr>
        <w:t>2</w:t>
      </w:r>
      <w:r>
        <w:rPr>
          <w:rFonts w:hint="eastAsia"/>
        </w:rPr>
        <w:t>、区别使用量及其名称。如信噪比的名称可用</w:t>
      </w:r>
      <w:r>
        <w:rPr>
          <w:rFonts w:hint="eastAsia"/>
        </w:rPr>
        <w:t>SNR</w:t>
      </w:r>
      <w:r>
        <w:rPr>
          <w:rFonts w:hint="eastAsia"/>
        </w:rPr>
        <w:t>，但其对应的量应使用</w:t>
      </w:r>
      <w:r>
        <w:rPr>
          <w:rFonts w:hint="eastAsia"/>
          <w:i/>
          <w:iCs/>
        </w:rPr>
        <w:t>R</w:t>
      </w:r>
      <w:r>
        <w:rPr>
          <w:rFonts w:hint="eastAsia"/>
          <w:vertAlign w:val="subscript"/>
        </w:rPr>
        <w:t>SN</w:t>
      </w:r>
      <w:r>
        <w:rPr>
          <w:rFonts w:hint="eastAsia"/>
        </w:rPr>
        <w:t>表示。不可以中（英）文名称作为量进行公式运算。</w:t>
      </w:r>
    </w:p>
  </w:comment>
  <w:comment w:id="26" w:author="admin" w:date="2024-03-05T15:51:00Z" w:initials="a">
    <w:p w14:paraId="11FBB58C" w14:textId="77777777" w:rsidR="00000000" w:rsidRDefault="00993FB6">
      <w:pPr>
        <w:ind w:firstLineChars="200" w:firstLine="420"/>
        <w:rPr>
          <w:rFonts w:hint="eastAsia"/>
          <w:color w:val="FF0000"/>
        </w:rPr>
      </w:pPr>
      <w:r>
        <w:rPr>
          <w:rStyle w:val="CommentReference"/>
        </w:rPr>
        <w:annotationRef/>
      </w:r>
      <w:r w:rsidR="00000000">
        <w:rPr>
          <w:rFonts w:hint="eastAsia"/>
          <w:color w:val="000000"/>
        </w:rPr>
        <w:t>开始重点介绍“</w:t>
      </w:r>
      <w:r w:rsidR="00000000">
        <w:rPr>
          <w:rFonts w:hint="eastAsia"/>
          <w:b/>
          <w:color w:val="000000"/>
        </w:rPr>
        <w:t>作者自己的</w:t>
      </w:r>
      <w:r w:rsidR="00000000">
        <w:rPr>
          <w:rFonts w:hint="eastAsia"/>
          <w:color w:val="000000"/>
        </w:rPr>
        <w:t>”解决引言所提问题的详细具体的思路与方法，</w:t>
      </w:r>
      <w:r w:rsidR="00000000">
        <w:rPr>
          <w:rFonts w:hint="eastAsia"/>
          <w:szCs w:val="21"/>
        </w:rPr>
        <w:t>以便让读者能够详细了解您的工作。</w:t>
      </w:r>
    </w:p>
    <w:p w14:paraId="00708452" w14:textId="77777777" w:rsidR="00000000" w:rsidRDefault="00000000">
      <w:pPr>
        <w:numPr>
          <w:ilvl w:val="0"/>
          <w:numId w:val="9"/>
        </w:numPr>
        <w:rPr>
          <w:rFonts w:hint="eastAsia"/>
          <w:kern w:val="0"/>
          <w:sz w:val="22"/>
        </w:rPr>
      </w:pPr>
      <w:r>
        <w:rPr>
          <w:rFonts w:hint="eastAsia"/>
          <w:kern w:val="0"/>
          <w:sz w:val="22"/>
        </w:rPr>
        <w:t>采用“自述省主”的原则，不可使用“本文”“我们”“本实验”“本方法”等。</w:t>
      </w:r>
    </w:p>
    <w:p w14:paraId="7790E3B3" w14:textId="77777777" w:rsidR="00000000" w:rsidRDefault="00000000">
      <w:r>
        <w:rPr>
          <w:rFonts w:hint="eastAsia"/>
          <w:kern w:val="0"/>
          <w:sz w:val="22"/>
        </w:rPr>
        <w:t>2</w:t>
      </w:r>
      <w:r>
        <w:rPr>
          <w:rFonts w:hint="eastAsia"/>
          <w:kern w:val="0"/>
          <w:sz w:val="22"/>
        </w:rPr>
        <w:t>、</w:t>
      </w:r>
      <w:r>
        <w:rPr>
          <w:rFonts w:hint="eastAsia"/>
          <w:szCs w:val="21"/>
        </w:rPr>
        <w:t>凡不是自己的观点、结论、公式等均要引用文献。</w:t>
      </w:r>
    </w:p>
  </w:comment>
  <w:comment w:id="27" w:author="admin" w:date="2024-03-11T11:39:00Z" w:initials="a">
    <w:p w14:paraId="0C7C46CA" w14:textId="77777777" w:rsidR="00000000" w:rsidRDefault="00993FB6">
      <w:pPr>
        <w:pStyle w:val="CommentText"/>
      </w:pPr>
      <w:r>
        <w:rPr>
          <w:rStyle w:val="CommentReference"/>
        </w:rPr>
        <w:annotationRef/>
      </w:r>
      <w:r w:rsidR="00000000">
        <w:rPr>
          <w:rFonts w:hint="eastAsia"/>
        </w:rPr>
        <w:t>应有文字描述，采用总分结构，对下面的工作进行整体概述。</w:t>
      </w:r>
    </w:p>
  </w:comment>
  <w:comment w:id="28" w:author="admin" w:date="2024-03-11T11:37:00Z" w:initials="a">
    <w:p w14:paraId="16B45CAC" w14:textId="77777777" w:rsidR="00000000" w:rsidRDefault="00993FB6">
      <w:pPr>
        <w:pStyle w:val="CommentText"/>
      </w:pPr>
      <w:r>
        <w:rPr>
          <w:rStyle w:val="CommentReference"/>
        </w:rPr>
        <w:annotationRef/>
      </w:r>
      <w:r w:rsidR="00000000">
        <w:t>分成不超过</w:t>
      </w:r>
      <w:r w:rsidR="00000000">
        <w:rPr>
          <w:rFonts w:hint="eastAsia"/>
        </w:rPr>
        <w:t>4</w:t>
      </w:r>
      <w:r w:rsidR="00000000">
        <w:rPr>
          <w:rFonts w:hint="eastAsia"/>
        </w:rPr>
        <w:t>个二级标题的方式，给出自己研究的全过程，要达到能让读者复现实验过程和结果的程度。</w:t>
      </w:r>
    </w:p>
  </w:comment>
  <w:comment w:id="29" w:author="admin" w:date="2024-03-06T12:14:00Z" w:initials="a">
    <w:p w14:paraId="2053E92F" w14:textId="77777777" w:rsidR="00000000" w:rsidRDefault="00993FB6">
      <w:pPr>
        <w:pStyle w:val="CommentText"/>
      </w:pPr>
      <w:r>
        <w:rPr>
          <w:rStyle w:val="CommentReference"/>
        </w:rPr>
        <w:annotationRef/>
      </w:r>
      <w:r w:rsidR="00000000">
        <w:rPr>
          <w:rFonts w:hint="eastAsia"/>
        </w:rPr>
        <w:t>有步骤的请按照此格式规范。</w:t>
      </w:r>
    </w:p>
  </w:comment>
  <w:comment w:id="30" w:author="admin" w:date="2024-03-06T12:03:00Z" w:initials="a">
    <w:p w14:paraId="4E257A7A" w14:textId="77777777" w:rsidR="00000000" w:rsidRDefault="00993FB6">
      <w:pPr>
        <w:pStyle w:val="CommentText"/>
      </w:pPr>
      <w:r>
        <w:rPr>
          <w:rStyle w:val="CommentReference"/>
        </w:rPr>
        <w:annotationRef/>
      </w:r>
      <w:r w:rsidR="00000000">
        <w:rPr>
          <w:rFonts w:hint="eastAsia"/>
        </w:rPr>
        <w:t>所有向量、矩阵用黑斜体表示。</w:t>
      </w:r>
    </w:p>
  </w:comment>
  <w:comment w:id="31" w:author="admin" w:date="2024-03-05T16:00:00Z" w:initials="a">
    <w:p w14:paraId="0ED88253" w14:textId="77777777" w:rsidR="00000000" w:rsidRDefault="00993FB6">
      <w:pPr>
        <w:ind w:firstLineChars="200" w:firstLine="420"/>
        <w:rPr>
          <w:rFonts w:hint="eastAsia"/>
          <w:szCs w:val="21"/>
        </w:rPr>
      </w:pPr>
      <w:r>
        <w:rPr>
          <w:rStyle w:val="CommentReference"/>
        </w:rPr>
        <w:annotationRef/>
      </w:r>
      <w:r w:rsidR="00000000">
        <w:rPr>
          <w:rFonts w:hint="eastAsia"/>
          <w:szCs w:val="21"/>
        </w:rPr>
        <w:t>1</w:t>
      </w:r>
      <w:r w:rsidR="00000000">
        <w:rPr>
          <w:rFonts w:hint="eastAsia"/>
          <w:szCs w:val="21"/>
        </w:rPr>
        <w:t>、须交待实验环境及参数设置，即仿真软件或其他实验工具、实验对象（选择依据）及其他硬件条件等。对比方法应在引言的文献述评部分中出现。</w:t>
      </w:r>
    </w:p>
    <w:p w14:paraId="230C6220" w14:textId="77777777" w:rsidR="00000000" w:rsidRDefault="00000000">
      <w:pPr>
        <w:ind w:firstLineChars="200" w:firstLine="420"/>
      </w:pPr>
      <w:r>
        <w:rPr>
          <w:rFonts w:hint="eastAsia"/>
          <w:szCs w:val="21"/>
        </w:rPr>
        <w:t>2</w:t>
      </w:r>
      <w:r>
        <w:rPr>
          <w:rFonts w:hint="eastAsia"/>
          <w:szCs w:val="21"/>
        </w:rPr>
        <w:t>、通常先写自己的实验结果，再与其他方法对比。</w:t>
      </w:r>
    </w:p>
  </w:comment>
  <w:comment w:id="32" w:author="admin" w:date="2024-03-11T11:23:00Z" w:initials="a">
    <w:p w14:paraId="2D1D3367" w14:textId="77777777" w:rsidR="00000000" w:rsidRDefault="00993FB6">
      <w:pPr>
        <w:pStyle w:val="CommentText"/>
        <w:rPr>
          <w:rFonts w:ascii="AppleSystemUIFont" w:eastAsia="AppleExternalUIFontSimplifiedCh" w:hAnsi="AppleSystemUIFont" w:cs="AppleSystemUIFont"/>
          <w:kern w:val="0"/>
          <w:sz w:val="24"/>
          <w:highlight w:val="yellow"/>
        </w:rPr>
      </w:pPr>
      <w:r>
        <w:rPr>
          <w:rStyle w:val="CommentReference"/>
        </w:rPr>
        <w:annotationRef/>
      </w:r>
      <w:r w:rsidR="00000000">
        <w:rPr>
          <w:rFonts w:ascii="AppleSystemUIFont" w:eastAsia="AppleExternalUIFontSimplifiedCh" w:hAnsi="AppleSystemUIFont" w:cs="AppleSystemUIFont" w:hint="eastAsia"/>
          <w:kern w:val="0"/>
          <w:sz w:val="24"/>
          <w:highlight w:val="yellow"/>
        </w:rPr>
        <w:t>表格形式规范：</w:t>
      </w:r>
    </w:p>
    <w:p w14:paraId="5449BEB9" w14:textId="77777777" w:rsidR="00000000" w:rsidRDefault="00000000">
      <w:pPr>
        <w:rPr>
          <w:rFonts w:hint="eastAsia"/>
          <w:kern w:val="0"/>
          <w:sz w:val="22"/>
        </w:rPr>
      </w:pPr>
      <w:r>
        <w:rPr>
          <w:rFonts w:hint="eastAsia"/>
          <w:kern w:val="0"/>
          <w:sz w:val="22"/>
        </w:rPr>
        <w:t>1</w:t>
      </w:r>
      <w:r>
        <w:rPr>
          <w:rFonts w:hint="eastAsia"/>
          <w:kern w:val="0"/>
          <w:sz w:val="22"/>
        </w:rPr>
        <w:t>、只选取必要的表格。事实清晰，或可用文字叙述清楚时，无须插入表格。不可插入其他文献已刊用发布的表格。</w:t>
      </w:r>
    </w:p>
    <w:p w14:paraId="2C26A3EA" w14:textId="77777777" w:rsidR="00000000" w:rsidRDefault="00000000">
      <w:pPr>
        <w:rPr>
          <w:rFonts w:hint="eastAsia"/>
          <w:kern w:val="0"/>
          <w:sz w:val="22"/>
        </w:rPr>
      </w:pPr>
      <w:r>
        <w:rPr>
          <w:rFonts w:hint="eastAsia"/>
          <w:kern w:val="0"/>
          <w:sz w:val="22"/>
        </w:rPr>
        <w:t>2</w:t>
      </w:r>
      <w:r>
        <w:rPr>
          <w:rFonts w:hint="eastAsia"/>
          <w:kern w:val="0"/>
          <w:sz w:val="22"/>
        </w:rPr>
        <w:t>、表格须为三线表或双线表。表头中无须使用斜线。表格中所用缩略词及其他符号须在正文已有解释说明，且图文必须保持一致（如正斜体、上下标等）。</w:t>
      </w:r>
    </w:p>
    <w:p w14:paraId="616B0047" w14:textId="77777777" w:rsidR="00000000" w:rsidRDefault="00000000">
      <w:pPr>
        <w:rPr>
          <w:rFonts w:hint="eastAsia"/>
          <w:kern w:val="0"/>
          <w:sz w:val="22"/>
        </w:rPr>
      </w:pPr>
      <w:r>
        <w:rPr>
          <w:rFonts w:hint="eastAsia"/>
          <w:kern w:val="0"/>
          <w:sz w:val="22"/>
        </w:rPr>
        <w:t>3</w:t>
      </w:r>
      <w:r>
        <w:rPr>
          <w:rFonts w:hint="eastAsia"/>
          <w:kern w:val="0"/>
          <w:sz w:val="22"/>
        </w:rPr>
        <w:t>、若遇表格转页接排时，次页接排表格应重复表的编号、表题并加注字符“（续）”，续表均应重置表头和关于单位的陈述。</w:t>
      </w:r>
    </w:p>
    <w:p w14:paraId="60F68D71" w14:textId="77777777" w:rsidR="00000000" w:rsidRDefault="00000000">
      <w:pPr>
        <w:rPr>
          <w:rFonts w:hint="eastAsia"/>
          <w:kern w:val="0"/>
          <w:sz w:val="22"/>
        </w:rPr>
      </w:pPr>
      <w:r>
        <w:rPr>
          <w:rFonts w:hint="eastAsia"/>
          <w:kern w:val="0"/>
          <w:sz w:val="22"/>
        </w:rPr>
        <w:t>4</w:t>
      </w:r>
      <w:r>
        <w:rPr>
          <w:rFonts w:hint="eastAsia"/>
          <w:kern w:val="0"/>
          <w:sz w:val="22"/>
        </w:rPr>
        <w:t>、如果表中所有数值的单位均相同时，应在表的右上方统一陈述，以代替各栏中的单位标注。</w:t>
      </w:r>
    </w:p>
    <w:p w14:paraId="6D9D063C" w14:textId="77777777" w:rsidR="00000000" w:rsidRDefault="00000000">
      <w:pPr>
        <w:rPr>
          <w:rFonts w:hint="eastAsia"/>
          <w:kern w:val="0"/>
          <w:sz w:val="22"/>
        </w:rPr>
      </w:pPr>
      <w:r>
        <w:rPr>
          <w:rFonts w:hint="eastAsia"/>
          <w:kern w:val="0"/>
          <w:sz w:val="22"/>
        </w:rPr>
        <w:t>5</w:t>
      </w:r>
      <w:r>
        <w:rPr>
          <w:rFonts w:hint="eastAsia"/>
          <w:kern w:val="0"/>
          <w:sz w:val="22"/>
        </w:rPr>
        <w:t>、表头应为属性内容或测试项，不得为空，各标识项及其对应数据依次竖排。双线表除外。</w:t>
      </w:r>
    </w:p>
    <w:p w14:paraId="3C051200" w14:textId="77777777" w:rsidR="00000000" w:rsidRDefault="00000000">
      <w:pPr>
        <w:rPr>
          <w:rFonts w:hint="eastAsia"/>
          <w:kern w:val="0"/>
          <w:sz w:val="22"/>
        </w:rPr>
      </w:pPr>
      <w:r>
        <w:rPr>
          <w:rFonts w:hint="eastAsia"/>
          <w:kern w:val="0"/>
          <w:sz w:val="22"/>
        </w:rPr>
        <w:t>6</w:t>
      </w:r>
      <w:r>
        <w:rPr>
          <w:rFonts w:hint="eastAsia"/>
          <w:kern w:val="0"/>
          <w:sz w:val="22"/>
        </w:rPr>
        <w:t>、表格须在正文中有所指引，且置入正文引用参照点之后。</w:t>
      </w:r>
    </w:p>
  </w:comment>
  <w:comment w:id="36" w:author="admin" w:date="2024-03-06T11:16:00Z" w:initials="a">
    <w:p w14:paraId="29905A8D" w14:textId="77777777" w:rsidR="00000000" w:rsidRDefault="00993FB6">
      <w:pPr>
        <w:pStyle w:val="CommentText"/>
        <w:rPr>
          <w:rFonts w:hint="eastAsia"/>
        </w:rPr>
      </w:pPr>
      <w:r>
        <w:rPr>
          <w:rStyle w:val="CommentReference"/>
        </w:rPr>
        <w:annotationRef/>
      </w:r>
      <w:r w:rsidR="00000000">
        <w:rPr>
          <w:rFonts w:hint="eastAsia"/>
          <w:kern w:val="0"/>
          <w:sz w:val="22"/>
        </w:rPr>
        <w:t>插图须在正文中有所指引，且置入正文引用参照点之后。</w:t>
      </w:r>
    </w:p>
  </w:comment>
  <w:comment w:id="37" w:author="admin" w:date="2024-03-06T10:44:00Z" w:initials="a">
    <w:p w14:paraId="21EE90D1" w14:textId="77777777" w:rsidR="00000000" w:rsidRDefault="00993FB6">
      <w:pPr>
        <w:pStyle w:val="CommentText"/>
        <w:rPr>
          <w:rFonts w:hint="eastAsia"/>
          <w:kern w:val="0"/>
          <w:sz w:val="22"/>
        </w:rPr>
      </w:pPr>
      <w:r>
        <w:rPr>
          <w:rStyle w:val="CommentReference"/>
        </w:rPr>
        <w:annotationRef/>
      </w:r>
      <w:r w:rsidR="00000000">
        <w:rPr>
          <w:rFonts w:hint="eastAsia"/>
          <w:kern w:val="0"/>
          <w:sz w:val="22"/>
        </w:rPr>
        <w:t>1</w:t>
      </w:r>
      <w:r w:rsidR="00000000">
        <w:rPr>
          <w:rFonts w:hint="eastAsia"/>
          <w:kern w:val="0"/>
          <w:sz w:val="22"/>
        </w:rPr>
        <w:t>、标注不可覆盖图形标线。</w:t>
      </w:r>
    </w:p>
    <w:p w14:paraId="5836613D" w14:textId="77777777" w:rsidR="00000000" w:rsidRDefault="00000000">
      <w:pPr>
        <w:pStyle w:val="CommentText"/>
        <w:rPr>
          <w:rFonts w:hint="eastAsia"/>
          <w:kern w:val="0"/>
          <w:sz w:val="22"/>
        </w:rPr>
      </w:pPr>
      <w:r>
        <w:rPr>
          <w:rFonts w:hint="eastAsia"/>
          <w:kern w:val="0"/>
          <w:sz w:val="22"/>
        </w:rPr>
        <w:t>2</w:t>
      </w:r>
      <w:r>
        <w:rPr>
          <w:rFonts w:hint="eastAsia"/>
          <w:kern w:val="0"/>
          <w:sz w:val="22"/>
        </w:rPr>
        <w:t>、所有插图依次编序，并注明图题。图序不宜超过</w:t>
      </w:r>
      <w:r>
        <w:rPr>
          <w:rFonts w:hint="eastAsia"/>
          <w:kern w:val="0"/>
          <w:sz w:val="22"/>
        </w:rPr>
        <w:t>10</w:t>
      </w:r>
      <w:r>
        <w:rPr>
          <w:rFonts w:hint="eastAsia"/>
          <w:kern w:val="0"/>
          <w:sz w:val="22"/>
        </w:rPr>
        <w:t>。插图含有子图时，须逐次标注子图题，如</w:t>
      </w:r>
      <w:r>
        <w:rPr>
          <w:rFonts w:hint="eastAsia"/>
          <w:kern w:val="0"/>
          <w:sz w:val="22"/>
        </w:rPr>
        <w:t>(a)</w:t>
      </w:r>
      <w:r>
        <w:rPr>
          <w:rFonts w:hint="eastAsia"/>
          <w:kern w:val="0"/>
          <w:sz w:val="22"/>
        </w:rPr>
        <w:t>子图题、</w:t>
      </w:r>
      <w:r>
        <w:rPr>
          <w:rFonts w:hint="eastAsia"/>
          <w:kern w:val="0"/>
          <w:sz w:val="22"/>
        </w:rPr>
        <w:t xml:space="preserve">    (b)</w:t>
      </w:r>
      <w:r>
        <w:rPr>
          <w:rFonts w:hint="eastAsia"/>
          <w:kern w:val="0"/>
          <w:sz w:val="22"/>
        </w:rPr>
        <w:t>子图题。同一插图的各子图不宜窜栏或窜页，可通栏编排。</w:t>
      </w:r>
    </w:p>
    <w:p w14:paraId="393D4DA8" w14:textId="77777777" w:rsidR="00000000" w:rsidRDefault="00000000">
      <w:pPr>
        <w:pStyle w:val="CommentText"/>
        <w:rPr>
          <w:rFonts w:hint="eastAsia"/>
          <w:kern w:val="0"/>
          <w:sz w:val="22"/>
        </w:rPr>
      </w:pPr>
      <w:r>
        <w:rPr>
          <w:rFonts w:hint="eastAsia"/>
          <w:kern w:val="0"/>
          <w:sz w:val="22"/>
        </w:rPr>
        <w:t>3</w:t>
      </w:r>
      <w:r>
        <w:rPr>
          <w:rFonts w:hint="eastAsia"/>
          <w:kern w:val="0"/>
          <w:sz w:val="22"/>
        </w:rPr>
        <w:t>、含有坐标的插图须标明纵横坐标的名称及量的单位。其他说明置于插图与图题之间。</w:t>
      </w:r>
    </w:p>
  </w:comment>
  <w:comment w:id="38" w:author="admin" w:date="2024-03-06T11:16:00Z" w:initials="a">
    <w:p w14:paraId="7FD90077" w14:textId="77777777" w:rsidR="00000000" w:rsidRDefault="00993FB6">
      <w:pPr>
        <w:ind w:firstLineChars="200" w:firstLine="420"/>
      </w:pPr>
      <w:r>
        <w:rPr>
          <w:rStyle w:val="CommentReference"/>
        </w:rPr>
        <w:annotationRef/>
      </w:r>
      <w:r w:rsidR="00000000">
        <w:rPr>
          <w:rFonts w:hint="eastAsia"/>
          <w:szCs w:val="21"/>
        </w:rPr>
        <w:t>除了实验结果之外，还要对实验结果进行分析，特别是对图、表中的数据进行分析。</w:t>
      </w:r>
    </w:p>
  </w:comment>
  <w:comment w:id="40" w:author="admin" w:date="2024-03-05T16:07:00Z" w:initials="a">
    <w:p w14:paraId="42F3DEA6" w14:textId="77777777" w:rsidR="00000000" w:rsidRDefault="00993FB6">
      <w:pPr>
        <w:pStyle w:val="CommentText"/>
        <w:rPr>
          <w:szCs w:val="21"/>
        </w:rPr>
      </w:pPr>
      <w:r>
        <w:rPr>
          <w:rStyle w:val="CommentReference"/>
        </w:rPr>
        <w:annotationRef/>
      </w:r>
      <w:r w:rsidR="00000000">
        <w:rPr>
          <w:rFonts w:hint="eastAsia"/>
        </w:rPr>
        <w:t>结语是整篇论文的总结，即对全文工作进行总结性的概述，</w:t>
      </w:r>
      <w:r w:rsidR="00000000">
        <w:rPr>
          <w:rFonts w:hint="eastAsia"/>
          <w:szCs w:val="21"/>
        </w:rPr>
        <w:t>内容客观，表述简洁清晰，与引言相呼应而非简单重复前文相关内容。</w:t>
      </w:r>
      <w:r w:rsidR="00000000">
        <w:rPr>
          <w:rFonts w:hint="eastAsia"/>
        </w:rPr>
        <w:t>并对实验或考察得到的现象、数据进行分析总结，得出结论，形式一般表示为“实验结果表明，</w:t>
      </w:r>
      <w:r w:rsidR="00000000">
        <w:rPr>
          <w:rFonts w:hint="eastAsia"/>
        </w:rPr>
        <w:t>.......</w:t>
      </w:r>
      <w:r w:rsidR="00000000">
        <w:rPr>
          <w:rFonts w:hint="eastAsia"/>
        </w:rPr>
        <w:t>。”</w:t>
      </w:r>
    </w:p>
  </w:comment>
  <w:comment w:id="41" w:author="admin" w:date="2024-03-06T10:14:00Z" w:initials="a">
    <w:p w14:paraId="20B1653E" w14:textId="77777777" w:rsidR="00000000" w:rsidRDefault="00993FB6">
      <w:pPr>
        <w:widowControl/>
        <w:jc w:val="left"/>
        <w:rPr>
          <w:rFonts w:hint="eastAsia"/>
          <w:kern w:val="0"/>
          <w:sz w:val="22"/>
        </w:rPr>
      </w:pPr>
      <w:r>
        <w:rPr>
          <w:rStyle w:val="CommentReference"/>
        </w:rPr>
        <w:annotationRef/>
      </w:r>
      <w:r w:rsidR="00000000">
        <w:rPr>
          <w:rFonts w:hint="eastAsia"/>
          <w:kern w:val="0"/>
          <w:sz w:val="22"/>
        </w:rPr>
        <w:t>1</w:t>
      </w:r>
      <w:r w:rsidR="00000000">
        <w:rPr>
          <w:rFonts w:hint="eastAsia"/>
          <w:kern w:val="0"/>
          <w:sz w:val="22"/>
        </w:rPr>
        <w:t>、引用文献总数</w:t>
      </w:r>
      <w:r w:rsidR="00000000">
        <w:rPr>
          <w:rFonts w:hint="eastAsia"/>
          <w:kern w:val="0"/>
          <w:sz w:val="22"/>
        </w:rPr>
        <w:t>30</w:t>
      </w:r>
      <w:r w:rsidR="00000000">
        <w:rPr>
          <w:rFonts w:hint="eastAsia"/>
          <w:kern w:val="0"/>
          <w:sz w:val="22"/>
        </w:rPr>
        <w:t>条为宜，同类研究应为近</w:t>
      </w:r>
      <w:r w:rsidR="00000000">
        <w:rPr>
          <w:rFonts w:hint="eastAsia"/>
          <w:kern w:val="0"/>
          <w:sz w:val="22"/>
        </w:rPr>
        <w:t>3</w:t>
      </w:r>
      <w:r w:rsidR="00000000">
        <w:rPr>
          <w:rFonts w:hint="eastAsia"/>
          <w:kern w:val="0"/>
          <w:sz w:val="22"/>
        </w:rPr>
        <w:t>～</w:t>
      </w:r>
      <w:r w:rsidR="00000000">
        <w:rPr>
          <w:rFonts w:hint="eastAsia"/>
          <w:kern w:val="0"/>
          <w:sz w:val="22"/>
        </w:rPr>
        <w:t>5</w:t>
      </w:r>
      <w:r w:rsidR="00000000">
        <w:rPr>
          <w:rFonts w:hint="eastAsia"/>
          <w:kern w:val="0"/>
          <w:sz w:val="22"/>
        </w:rPr>
        <w:t>年内所发布的较新研究成果，且不宜引用科普类期刊。</w:t>
      </w:r>
    </w:p>
    <w:p w14:paraId="5085B452" w14:textId="77777777" w:rsidR="00000000" w:rsidRDefault="00000000">
      <w:pPr>
        <w:widowControl/>
        <w:jc w:val="left"/>
        <w:rPr>
          <w:rFonts w:hint="eastAsia"/>
          <w:kern w:val="0"/>
          <w:sz w:val="22"/>
        </w:rPr>
      </w:pPr>
      <w:r>
        <w:rPr>
          <w:rFonts w:hint="eastAsia"/>
          <w:kern w:val="0"/>
          <w:sz w:val="22"/>
        </w:rPr>
        <w:t>2</w:t>
      </w:r>
      <w:r>
        <w:rPr>
          <w:rFonts w:hint="eastAsia"/>
          <w:kern w:val="0"/>
          <w:sz w:val="22"/>
        </w:rPr>
        <w:t>、中文文献不得少于文献总数的</w:t>
      </w:r>
      <w:r>
        <w:rPr>
          <w:rFonts w:hint="eastAsia"/>
          <w:kern w:val="0"/>
          <w:sz w:val="22"/>
        </w:rPr>
        <w:t>20%</w:t>
      </w:r>
      <w:r>
        <w:rPr>
          <w:rFonts w:hint="eastAsia"/>
          <w:kern w:val="0"/>
          <w:sz w:val="22"/>
        </w:rPr>
        <w:t>。</w:t>
      </w:r>
    </w:p>
    <w:p w14:paraId="34637B7E" w14:textId="77777777" w:rsidR="00000000" w:rsidRDefault="00000000">
      <w:pPr>
        <w:widowControl/>
        <w:jc w:val="left"/>
        <w:rPr>
          <w:kern w:val="0"/>
          <w:sz w:val="22"/>
        </w:rPr>
      </w:pPr>
      <w:r>
        <w:rPr>
          <w:rFonts w:hint="eastAsia"/>
          <w:kern w:val="0"/>
          <w:sz w:val="22"/>
        </w:rPr>
        <w:t>3</w:t>
      </w:r>
      <w:r>
        <w:rPr>
          <w:rFonts w:hint="eastAsia"/>
          <w:kern w:val="0"/>
          <w:sz w:val="22"/>
        </w:rPr>
        <w:t>、文中按顺序标注。</w:t>
      </w:r>
    </w:p>
  </w:comment>
  <w:comment w:id="43" w:author="admin" w:date="2024-03-06T10:15:00Z" w:initials="a">
    <w:p w14:paraId="6785521C" w14:textId="77777777" w:rsidR="00000000" w:rsidRDefault="00993FB6">
      <w:pPr>
        <w:widowControl/>
        <w:jc w:val="left"/>
        <w:rPr>
          <w:rFonts w:hint="eastAsia"/>
        </w:rPr>
      </w:pPr>
      <w:r>
        <w:rPr>
          <w:rStyle w:val="CommentReference"/>
        </w:rPr>
        <w:annotationRef/>
      </w:r>
      <w:r w:rsidR="00000000">
        <w:rPr>
          <w:rFonts w:hint="eastAsia"/>
          <w:kern w:val="0"/>
          <w:sz w:val="22"/>
        </w:rPr>
        <w:t>责任人</w:t>
      </w:r>
      <w:r w:rsidR="00000000">
        <w:rPr>
          <w:rFonts w:hint="eastAsia"/>
          <w:color w:val="0000FF"/>
          <w:kern w:val="0"/>
          <w:sz w:val="22"/>
        </w:rPr>
        <w:t>姓前名后。姓写全称，首字母大写</w:t>
      </w:r>
      <w:r w:rsidR="00000000">
        <w:rPr>
          <w:rFonts w:hint="eastAsia"/>
          <w:kern w:val="0"/>
          <w:sz w:val="22"/>
        </w:rPr>
        <w:t>，名只保留首字母，</w:t>
      </w:r>
      <w:r w:rsidR="00000000">
        <w:rPr>
          <w:rFonts w:hint="eastAsia"/>
          <w:color w:val="0000FF"/>
          <w:kern w:val="0"/>
          <w:sz w:val="22"/>
        </w:rPr>
        <w:t>缩写点略去</w:t>
      </w:r>
      <w:r w:rsidR="00000000">
        <w:rPr>
          <w:rFonts w:hint="eastAsia"/>
          <w:kern w:val="0"/>
          <w:sz w:val="22"/>
        </w:rPr>
        <w:t>。主要责任人情况不明时可略去，直接著录题名。三个以上责任人保留前三，后用</w:t>
      </w:r>
      <w:r w:rsidR="00000000">
        <w:rPr>
          <w:rFonts w:hint="eastAsia"/>
          <w:color w:val="0000FF"/>
        </w:rPr>
        <w:t>“，等”</w:t>
      </w:r>
      <w:r w:rsidR="00000000">
        <w:rPr>
          <w:rFonts w:hint="eastAsia"/>
          <w:kern w:val="0"/>
          <w:sz w:val="22"/>
        </w:rPr>
        <w:t>；英文则用</w:t>
      </w:r>
      <w:r w:rsidR="00000000">
        <w:rPr>
          <w:rFonts w:hint="eastAsia"/>
          <w:color w:val="0000FF"/>
        </w:rPr>
        <w:t>“，</w:t>
      </w:r>
      <w:r w:rsidR="00000000">
        <w:rPr>
          <w:rFonts w:hint="eastAsia"/>
          <w:color w:val="0000FF"/>
        </w:rPr>
        <w:t xml:space="preserve"> et al</w:t>
      </w:r>
      <w:r w:rsidR="00000000">
        <w:rPr>
          <w:rFonts w:hint="eastAsia"/>
          <w:color w:val="0000FF"/>
        </w:rPr>
        <w:t>”</w:t>
      </w:r>
      <w:r w:rsidR="00000000">
        <w:rPr>
          <w:rFonts w:hint="eastAsia"/>
          <w:kern w:val="0"/>
          <w:sz w:val="22"/>
        </w:rPr>
        <w:t>表示。</w:t>
      </w:r>
      <w:r w:rsidR="00000000">
        <w:rPr>
          <w:rFonts w:ascii="仿宋_GB2312" w:eastAsia="仿宋_GB2312" w:hAnsi="仿宋_GB2312" w:cs="仿宋_GB2312"/>
          <w:color w:val="FF0000"/>
          <w:kern w:val="0"/>
          <w:sz w:val="20"/>
          <w:szCs w:val="20"/>
          <w:lang w:bidi="ar"/>
        </w:rPr>
        <w:t xml:space="preserve"> </w:t>
      </w:r>
    </w:p>
  </w:comment>
  <w:comment w:id="45" w:author="admin" w:date="2024-03-06T10:18:00Z" w:initials="a">
    <w:p w14:paraId="00ABE500" w14:textId="77777777" w:rsidR="00000000" w:rsidRDefault="00993FB6">
      <w:pPr>
        <w:pStyle w:val="CommentText"/>
        <w:rPr>
          <w:rFonts w:hint="eastAsia"/>
          <w:color w:val="0000FF"/>
        </w:rPr>
      </w:pPr>
      <w:r>
        <w:rPr>
          <w:rStyle w:val="CommentReference"/>
        </w:rPr>
        <w:annotationRef/>
      </w:r>
      <w:r w:rsidR="00000000">
        <w:rPr>
          <w:rFonts w:hint="eastAsia"/>
          <w:color w:val="000000"/>
        </w:rPr>
        <w:t>1</w:t>
      </w:r>
      <w:r w:rsidR="00000000">
        <w:rPr>
          <w:rFonts w:hint="eastAsia"/>
          <w:color w:val="000000"/>
        </w:rPr>
        <w:t>、</w:t>
      </w:r>
      <w:r w:rsidR="00000000">
        <w:rPr>
          <w:rFonts w:hint="eastAsia"/>
          <w:color w:val="0000FF"/>
        </w:rPr>
        <w:t>英文期刊文献著录格式标准。</w:t>
      </w:r>
    </w:p>
    <w:p w14:paraId="5D7CE8E5" w14:textId="77777777" w:rsidR="00000000" w:rsidRDefault="00000000">
      <w:pPr>
        <w:pStyle w:val="CommentText"/>
      </w:pPr>
      <w:r>
        <w:rPr>
          <w:rFonts w:hint="eastAsia"/>
        </w:rPr>
        <w:t>2</w:t>
      </w:r>
      <w:r>
        <w:rPr>
          <w:rFonts w:hint="eastAsia"/>
        </w:rPr>
        <w:t>、年，卷（期）：起止页码必备。（卷、期有则必备）</w:t>
      </w:r>
    </w:p>
  </w:comment>
  <w:comment w:id="46" w:author="admin" w:date="2024-03-06T10:19:00Z" w:initials="a">
    <w:p w14:paraId="1BFF865E" w14:textId="77777777" w:rsidR="00000000" w:rsidRDefault="00993FB6">
      <w:pPr>
        <w:pStyle w:val="CommentText"/>
        <w:rPr>
          <w:rFonts w:hint="eastAsia"/>
          <w:color w:val="0000FF"/>
        </w:rPr>
      </w:pPr>
      <w:r>
        <w:rPr>
          <w:rStyle w:val="CommentReference"/>
        </w:rPr>
        <w:annotationRef/>
      </w:r>
      <w:r w:rsidR="00000000">
        <w:rPr>
          <w:rFonts w:hint="eastAsia"/>
          <w:color w:val="000000"/>
        </w:rPr>
        <w:t>1</w:t>
      </w:r>
      <w:r w:rsidR="00000000">
        <w:rPr>
          <w:rFonts w:hint="eastAsia"/>
          <w:color w:val="000000"/>
        </w:rPr>
        <w:t>、</w:t>
      </w:r>
      <w:r w:rsidR="00000000">
        <w:rPr>
          <w:rFonts w:hint="eastAsia"/>
          <w:color w:val="0000FF"/>
        </w:rPr>
        <w:t>会议论文文献著录格式标准。</w:t>
      </w:r>
    </w:p>
    <w:p w14:paraId="34D275AD" w14:textId="77777777" w:rsidR="00000000" w:rsidRDefault="00000000">
      <w:pPr>
        <w:pStyle w:val="CommentText"/>
      </w:pPr>
      <w:r>
        <w:rPr>
          <w:rFonts w:hint="eastAsia"/>
        </w:rPr>
        <w:t>2</w:t>
      </w:r>
      <w:r>
        <w:rPr>
          <w:rFonts w:hint="eastAsia"/>
        </w:rPr>
        <w:t>、出版地（城市）：出版者，出版年：起止页码（必备）。出版地不详，可用</w:t>
      </w:r>
      <w:r>
        <w:rPr>
          <w:rFonts w:hint="eastAsia"/>
        </w:rPr>
        <w:t>[S.l.]</w:t>
      </w:r>
      <w:r>
        <w:rPr>
          <w:rFonts w:hint="eastAsia"/>
        </w:rPr>
        <w:t>表示。</w:t>
      </w:r>
    </w:p>
  </w:comment>
  <w:comment w:id="52" w:author="admin" w:date="2024-03-06T10:16:00Z" w:initials="a">
    <w:p w14:paraId="08F94A2A" w14:textId="77777777" w:rsidR="00000000" w:rsidRDefault="00993FB6">
      <w:pPr>
        <w:pStyle w:val="CommentText"/>
        <w:rPr>
          <w:rFonts w:hint="eastAsia"/>
        </w:rPr>
      </w:pPr>
      <w:r>
        <w:rPr>
          <w:rStyle w:val="CommentReference"/>
        </w:rPr>
        <w:annotationRef/>
      </w:r>
      <w:r w:rsidR="00000000">
        <w:rPr>
          <w:rFonts w:hint="eastAsia"/>
        </w:rPr>
        <w:t>1</w:t>
      </w:r>
      <w:r w:rsidR="00000000">
        <w:rPr>
          <w:rFonts w:hint="eastAsia"/>
        </w:rPr>
        <w:t>、</w:t>
      </w:r>
      <w:r w:rsidR="00000000">
        <w:rPr>
          <w:rFonts w:hint="eastAsia"/>
          <w:color w:val="0000FF"/>
        </w:rPr>
        <w:t>中文文献著录格式标准。</w:t>
      </w:r>
    </w:p>
    <w:p w14:paraId="5E9ED857" w14:textId="77777777" w:rsidR="00000000" w:rsidRDefault="00000000">
      <w:pPr>
        <w:pStyle w:val="CommentText"/>
      </w:pPr>
      <w:r>
        <w:rPr>
          <w:rFonts w:hint="eastAsia"/>
        </w:rPr>
        <w:t>2</w:t>
      </w:r>
      <w:r>
        <w:rPr>
          <w:rFonts w:hint="eastAsia"/>
        </w:rPr>
        <w:t>、须补充英文著录格式，格式如下方英文。</w:t>
      </w:r>
    </w:p>
  </w:comment>
  <w:comment w:id="54" w:author="admin" w:date="2024-03-06T10:16:00Z" w:initials="a">
    <w:p w14:paraId="0EDE6C75" w14:textId="77777777" w:rsidR="00000000" w:rsidRDefault="00993FB6">
      <w:pPr>
        <w:pStyle w:val="CommentText"/>
      </w:pPr>
      <w:r>
        <w:rPr>
          <w:rStyle w:val="CommentReference"/>
        </w:rPr>
        <w:annotationRef/>
      </w:r>
      <w:r w:rsidR="00000000">
        <w:rPr>
          <w:rFonts w:hint="eastAsia"/>
          <w:kern w:val="0"/>
          <w:sz w:val="22"/>
        </w:rPr>
        <w:t>用汉语拼音书写的人名，</w:t>
      </w:r>
      <w:r w:rsidR="00000000">
        <w:rPr>
          <w:rFonts w:hint="eastAsia"/>
          <w:color w:val="0000FF"/>
          <w:kern w:val="0"/>
          <w:sz w:val="22"/>
        </w:rPr>
        <w:t>姓写全称，首字母大写</w:t>
      </w:r>
      <w:r w:rsidR="00000000">
        <w:rPr>
          <w:rFonts w:hint="eastAsia"/>
          <w:kern w:val="0"/>
          <w:sz w:val="22"/>
        </w:rPr>
        <w:t>，名</w:t>
      </w:r>
      <w:r w:rsidR="00000000">
        <w:rPr>
          <w:rFonts w:hint="eastAsia"/>
          <w:color w:val="0000FF"/>
          <w:kern w:val="0"/>
          <w:sz w:val="22"/>
        </w:rPr>
        <w:t>写全称，首字母大写</w:t>
      </w:r>
      <w:r w:rsidR="00000000">
        <w:rPr>
          <w:rFonts w:hint="eastAsia"/>
          <w:kern w:val="0"/>
          <w:sz w:val="22"/>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F33BC" w15:done="0"/>
  <w15:commentEx w15:paraId="088EFEC9" w15:done="0"/>
  <w15:commentEx w15:paraId="4AD75998" w15:done="0"/>
  <w15:commentEx w15:paraId="17948846" w15:done="0"/>
  <w15:commentEx w15:paraId="1DCDC70B" w15:done="0"/>
  <w15:commentEx w15:paraId="7A59AC09" w15:done="0"/>
  <w15:commentEx w15:paraId="5D29DA91" w15:done="0"/>
  <w15:commentEx w15:paraId="4B457E50" w15:done="0"/>
  <w15:commentEx w15:paraId="0E04CAC8" w15:done="0"/>
  <w15:commentEx w15:paraId="68E40F07" w15:done="0"/>
  <w15:commentEx w15:paraId="14C52570" w15:done="0"/>
  <w15:commentEx w15:paraId="6A39EB4A" w15:done="0"/>
  <w15:commentEx w15:paraId="4B04592A" w15:done="0"/>
  <w15:commentEx w15:paraId="512FD1C1" w15:done="0"/>
  <w15:commentEx w15:paraId="6579795A" w15:done="0"/>
  <w15:commentEx w15:paraId="433947E0" w15:done="0"/>
  <w15:commentEx w15:paraId="6A31C266" w15:done="0"/>
  <w15:commentEx w15:paraId="7790E3B3" w15:done="0"/>
  <w15:commentEx w15:paraId="0C7C46CA" w15:done="0"/>
  <w15:commentEx w15:paraId="16B45CAC" w15:done="0"/>
  <w15:commentEx w15:paraId="2053E92F" w15:done="0"/>
  <w15:commentEx w15:paraId="4E257A7A" w15:done="0"/>
  <w15:commentEx w15:paraId="230C6220" w15:done="0"/>
  <w15:commentEx w15:paraId="3C051200" w15:done="0"/>
  <w15:commentEx w15:paraId="29905A8D" w15:done="0"/>
  <w15:commentEx w15:paraId="393D4DA8" w15:done="0"/>
  <w15:commentEx w15:paraId="7FD90077" w15:done="0"/>
  <w15:commentEx w15:paraId="42F3DEA6" w15:done="0"/>
  <w15:commentEx w15:paraId="34637B7E" w15:done="0"/>
  <w15:commentEx w15:paraId="6785521C" w15:done="0"/>
  <w15:commentEx w15:paraId="5D7CE8E5" w15:done="0"/>
  <w15:commentEx w15:paraId="34D275AD" w15:done="0"/>
  <w15:commentEx w15:paraId="5E9ED857" w15:done="0"/>
  <w15:commentEx w15:paraId="0EDE6C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F33BC" w16cid:durableId="00000001"/>
  <w16cid:commentId w16cid:paraId="088EFEC9" w16cid:durableId="00000002"/>
  <w16cid:commentId w16cid:paraId="4AD75998" w16cid:durableId="00000003"/>
  <w16cid:commentId w16cid:paraId="17948846" w16cid:durableId="00000004"/>
  <w16cid:commentId w16cid:paraId="1DCDC70B" w16cid:durableId="00000005"/>
  <w16cid:commentId w16cid:paraId="7A59AC09" w16cid:durableId="00000006"/>
  <w16cid:commentId w16cid:paraId="5D29DA91" w16cid:durableId="00000007"/>
  <w16cid:commentId w16cid:paraId="4B457E50" w16cid:durableId="00000008"/>
  <w16cid:commentId w16cid:paraId="0E04CAC8" w16cid:durableId="00000009"/>
  <w16cid:commentId w16cid:paraId="68E40F07" w16cid:durableId="0000000A"/>
  <w16cid:commentId w16cid:paraId="14C52570" w16cid:durableId="0000000B"/>
  <w16cid:commentId w16cid:paraId="6A39EB4A" w16cid:durableId="0000000D"/>
  <w16cid:commentId w16cid:paraId="4B04592A" w16cid:durableId="0000000C"/>
  <w16cid:commentId w16cid:paraId="512FD1C1" w16cid:durableId="0000000E"/>
  <w16cid:commentId w16cid:paraId="6579795A" w16cid:durableId="0000000F"/>
  <w16cid:commentId w16cid:paraId="433947E0" w16cid:durableId="00000010"/>
  <w16cid:commentId w16cid:paraId="6A31C266" w16cid:durableId="00000011"/>
  <w16cid:commentId w16cid:paraId="7790E3B3" w16cid:durableId="00000012"/>
  <w16cid:commentId w16cid:paraId="0C7C46CA" w16cid:durableId="00000013"/>
  <w16cid:commentId w16cid:paraId="16B45CAC" w16cid:durableId="00000014"/>
  <w16cid:commentId w16cid:paraId="2053E92F" w16cid:durableId="00000015"/>
  <w16cid:commentId w16cid:paraId="4E257A7A" w16cid:durableId="00000016"/>
  <w16cid:commentId w16cid:paraId="230C6220" w16cid:durableId="00000017"/>
  <w16cid:commentId w16cid:paraId="3C051200" w16cid:durableId="00000018"/>
  <w16cid:commentId w16cid:paraId="29905A8D" w16cid:durableId="00000019"/>
  <w16cid:commentId w16cid:paraId="393D4DA8" w16cid:durableId="0000001A"/>
  <w16cid:commentId w16cid:paraId="7FD90077" w16cid:durableId="0000001B"/>
  <w16cid:commentId w16cid:paraId="42F3DEA6" w16cid:durableId="0000001C"/>
  <w16cid:commentId w16cid:paraId="34637B7E" w16cid:durableId="0000001D"/>
  <w16cid:commentId w16cid:paraId="6785521C" w16cid:durableId="0000001E"/>
  <w16cid:commentId w16cid:paraId="5D7CE8E5" w16cid:durableId="0000001F"/>
  <w16cid:commentId w16cid:paraId="34D275AD" w16cid:durableId="00000020"/>
  <w16cid:commentId w16cid:paraId="5E9ED857" w16cid:durableId="00000021"/>
  <w16cid:commentId w16cid:paraId="0EDE6C75" w16cid:durableId="000000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C134E" w14:textId="77777777" w:rsidR="00404DE5" w:rsidRDefault="00404DE5">
      <w:r>
        <w:separator/>
      </w:r>
    </w:p>
  </w:endnote>
  <w:endnote w:type="continuationSeparator" w:id="0">
    <w:p w14:paraId="7D59FE45" w14:textId="77777777" w:rsidR="00404DE5" w:rsidRDefault="00404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ppleSystemUIFont">
    <w:altName w:val="Calibri"/>
    <w:charset w:val="00"/>
    <w:family w:val="auto"/>
    <w:pitch w:val="default"/>
    <w:sig w:usb0="00000000" w:usb1="00000000" w:usb2="00000000" w:usb3="00000000" w:csb0="00000001" w:csb1="00000000"/>
  </w:font>
  <w:font w:name="AppleExternalUIFontSimplifiedCh">
    <w:altName w:val="微软雅黑"/>
    <w:charset w:val="86"/>
    <w:family w:val="auto"/>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MT Extra Bold">
    <w:altName w:val="Times New Roman"/>
    <w:charset w:val="00"/>
    <w:family w:val="roman"/>
    <w:pitch w:val="default"/>
    <w:sig w:usb0="00000000"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A0C7" w14:textId="77777777" w:rsidR="00000000" w:rsidRDefault="00000000">
    <w:pPr>
      <w:pStyle w:val="FootnoteText"/>
      <w:ind w:leftChars="439" w:left="922" w:firstLine="1"/>
      <w:rPr>
        <w:color w:val="000000"/>
        <w:szCs w:val="21"/>
      </w:rPr>
    </w:pPr>
  </w:p>
  <w:p w14:paraId="01C5C14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D9AB" w14:textId="77777777" w:rsidR="00404DE5" w:rsidRDefault="00404DE5">
      <w:r>
        <w:separator/>
      </w:r>
    </w:p>
  </w:footnote>
  <w:footnote w:type="continuationSeparator" w:id="0">
    <w:p w14:paraId="21FF0D43" w14:textId="77777777" w:rsidR="00404DE5" w:rsidRDefault="00404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FF10" w14:textId="77777777" w:rsidR="00000000" w:rsidRDefault="00000000">
    <w:pPr>
      <w:pStyle w:val="Header"/>
      <w:framePr w:wrap="around" w:vAnchor="text" w:hAnchor="margin" w:xAlign="outside" w:y="1"/>
      <w:pBdr>
        <w:bottom w:val="none" w:sz="0" w:space="0" w:color="auto"/>
      </w:pBdr>
      <w:ind w:left="204"/>
      <w:rPr>
        <w:rStyle w:val="PageNumber"/>
      </w:rPr>
    </w:pPr>
    <w:r>
      <w:fldChar w:fldCharType="begin"/>
    </w:r>
    <w:r>
      <w:rPr>
        <w:rStyle w:val="PageNumber"/>
      </w:rPr>
      <w:instrText xml:space="preserve">PAGE  </w:instrText>
    </w:r>
    <w:r>
      <w:fldChar w:fldCharType="separate"/>
    </w:r>
    <w:r>
      <w:rPr>
        <w:rStyle w:val="PageNumber"/>
      </w:rPr>
      <w:t>68</w:t>
    </w:r>
    <w:r>
      <w:fldChar w:fldCharType="end"/>
    </w:r>
  </w:p>
  <w:p w14:paraId="5674E2CD" w14:textId="77777777" w:rsidR="00000000" w:rsidRDefault="00000000">
    <w:pPr>
      <w:pStyle w:val="Header"/>
      <w:pBdr>
        <w:bottom w:val="single" w:sz="6" w:space="31" w:color="auto"/>
      </w:pBdr>
      <w:tabs>
        <w:tab w:val="right" w:pos="-1470"/>
        <w:tab w:val="center" w:pos="4816"/>
        <w:tab w:val="right" w:pos="9660"/>
      </w:tabs>
      <w:adjustRightInd w:val="0"/>
      <w:jc w:val="both"/>
    </w:pPr>
    <w:r>
      <w:rPr>
        <w:rFonts w:hint="eastAsia"/>
      </w:rPr>
      <w:tab/>
    </w:r>
    <w:r>
      <w:rPr>
        <w:rFonts w:hint="eastAsia"/>
      </w:rPr>
      <w:t>机</w:t>
    </w:r>
    <w:r>
      <w:rPr>
        <w:rFonts w:hint="eastAsia"/>
      </w:rPr>
      <w:t xml:space="preserve">  </w:t>
    </w:r>
    <w:r>
      <w:rPr>
        <w:rFonts w:hint="eastAsia"/>
      </w:rPr>
      <w:t>械</w:t>
    </w:r>
    <w:r>
      <w:rPr>
        <w:rFonts w:hint="eastAsia"/>
      </w:rPr>
      <w:t xml:space="preserve">  </w:t>
    </w:r>
    <w:r>
      <w:rPr>
        <w:rFonts w:hint="eastAsia"/>
      </w:rPr>
      <w:t>工</w:t>
    </w:r>
    <w:r>
      <w:rPr>
        <w:rFonts w:hint="eastAsia"/>
      </w:rPr>
      <w:t xml:space="preserve">  </w:t>
    </w:r>
    <w:r>
      <w:rPr>
        <w:rFonts w:hint="eastAsia"/>
      </w:rPr>
      <w:t>程</w:t>
    </w:r>
    <w:r>
      <w:rPr>
        <w:rFonts w:hint="eastAsia"/>
      </w:rPr>
      <w:t xml:space="preserve">  </w:t>
    </w:r>
    <w:r>
      <w:rPr>
        <w:rFonts w:hint="eastAsia"/>
      </w:rPr>
      <w:t>学</w:t>
    </w:r>
    <w:r>
      <w:rPr>
        <w:rFonts w:hint="eastAsia"/>
      </w:rPr>
      <w:t xml:space="preserve">  </w:t>
    </w:r>
    <w:r>
      <w:rPr>
        <w:rFonts w:hint="eastAsia"/>
      </w:rPr>
      <w:t>报</w:t>
    </w:r>
    <w:r>
      <w:rPr>
        <w:rFonts w:hint="eastAsia"/>
      </w:rPr>
      <w:tab/>
    </w:r>
    <w:r>
      <w:rPr>
        <w:rFonts w:hint="eastAsia"/>
      </w:rPr>
      <w:t>第</w:t>
    </w:r>
    <w:r>
      <w:t>3</w:t>
    </w:r>
    <w:r>
      <w:rPr>
        <w:rFonts w:hint="eastAsia"/>
      </w:rPr>
      <w:t>9</w:t>
    </w:r>
    <w:r>
      <w:rPr>
        <w:rFonts w:hint="eastAsia"/>
      </w:rPr>
      <w:t>卷第</w:t>
    </w:r>
    <w:r>
      <w:rPr>
        <w:rFonts w:hint="eastAsia"/>
      </w:rPr>
      <w:t>2</w:t>
    </w:r>
    <w:r>
      <w:rPr>
        <w:rFonts w:hint="eastAsia"/>
      </w:rPr>
      <w:t>期</w:t>
    </w:r>
    <w:r>
      <w:rPr>
        <w:rFonts w:hint="eastAsia"/>
        <w:color w:val="FFFFFF"/>
      </w:rPr>
      <w:t>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F36D" w14:textId="77777777" w:rsidR="00000000" w:rsidRDefault="00000000">
    <w:pPr>
      <w:pStyle w:val="Header"/>
      <w:tabs>
        <w:tab w:val="left" w:pos="-14"/>
        <w:tab w:val="center" w:pos="4830"/>
      </w:tabs>
      <w:adjustRightInd w:val="0"/>
    </w:pPr>
    <w:r>
      <w:rPr>
        <w:rFonts w:hint="eastAsia"/>
      </w:rPr>
      <w:t>TD-SCDMA</w:t>
    </w:r>
    <w:r>
      <w:rPr>
        <w:rFonts w:hint="eastAsia"/>
      </w:rPr>
      <w:t>下行协作通信系统的虚拟</w:t>
    </w:r>
    <w:r>
      <w:rPr>
        <w:rFonts w:hint="eastAsia"/>
      </w:rPr>
      <w:t>MIMO</w:t>
    </w:r>
    <w:r>
      <w:rPr>
        <w:rFonts w:hint="eastAsia"/>
      </w:rPr>
      <w:t>方案研究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F7E6E8"/>
    <w:multiLevelType w:val="singleLevel"/>
    <w:tmpl w:val="B3F7E6E8"/>
    <w:lvl w:ilvl="0">
      <w:start w:val="1"/>
      <w:numFmt w:val="decimal"/>
      <w:suff w:val="nothing"/>
      <w:lvlText w:val="%1、"/>
      <w:lvlJc w:val="left"/>
    </w:lvl>
  </w:abstractNum>
  <w:abstractNum w:abstractNumId="1" w15:restartNumberingAfterBreak="0">
    <w:nsid w:val="071D0A5D"/>
    <w:multiLevelType w:val="multilevel"/>
    <w:tmpl w:val="071D0A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9B36E5"/>
    <w:multiLevelType w:val="singleLevel"/>
    <w:tmpl w:val="0B9B36E5"/>
    <w:lvl w:ilvl="0">
      <w:start w:val="1"/>
      <w:numFmt w:val="decimal"/>
      <w:suff w:val="nothing"/>
      <w:lvlText w:val="%1、"/>
      <w:lvlJc w:val="left"/>
    </w:lvl>
  </w:abstractNum>
  <w:abstractNum w:abstractNumId="3" w15:restartNumberingAfterBreak="0">
    <w:nsid w:val="0ECB3BC3"/>
    <w:multiLevelType w:val="singleLevel"/>
    <w:tmpl w:val="0ECB3BC3"/>
    <w:lvl w:ilvl="0">
      <w:start w:val="1"/>
      <w:numFmt w:val="decimal"/>
      <w:suff w:val="nothing"/>
      <w:lvlText w:val="%1、"/>
      <w:lvlJc w:val="left"/>
    </w:lvl>
  </w:abstractNum>
  <w:abstractNum w:abstractNumId="4" w15:restartNumberingAfterBreak="0">
    <w:nsid w:val="252755F0"/>
    <w:multiLevelType w:val="singleLevel"/>
    <w:tmpl w:val="252755F0"/>
    <w:lvl w:ilvl="0">
      <w:start w:val="1"/>
      <w:numFmt w:val="decimal"/>
      <w:suff w:val="nothing"/>
      <w:lvlText w:val="%1、"/>
      <w:lvlJc w:val="left"/>
    </w:lvl>
  </w:abstractNum>
  <w:abstractNum w:abstractNumId="5" w15:restartNumberingAfterBreak="0">
    <w:nsid w:val="3424B8D3"/>
    <w:multiLevelType w:val="singleLevel"/>
    <w:tmpl w:val="3424B8D3"/>
    <w:lvl w:ilvl="0">
      <w:start w:val="1"/>
      <w:numFmt w:val="decimal"/>
      <w:suff w:val="nothing"/>
      <w:lvlText w:val="%1、"/>
      <w:lvlJc w:val="left"/>
    </w:lvl>
  </w:abstractNum>
  <w:abstractNum w:abstractNumId="6" w15:restartNumberingAfterBreak="0">
    <w:nsid w:val="43198649"/>
    <w:multiLevelType w:val="singleLevel"/>
    <w:tmpl w:val="43198649"/>
    <w:lvl w:ilvl="0">
      <w:start w:val="1"/>
      <w:numFmt w:val="decimal"/>
      <w:suff w:val="nothing"/>
      <w:lvlText w:val="%1、"/>
      <w:lvlJc w:val="left"/>
    </w:lvl>
  </w:abstractNum>
  <w:abstractNum w:abstractNumId="7" w15:restartNumberingAfterBreak="0">
    <w:nsid w:val="4E499ABD"/>
    <w:multiLevelType w:val="singleLevel"/>
    <w:tmpl w:val="4E499ABD"/>
    <w:lvl w:ilvl="0">
      <w:start w:val="1"/>
      <w:numFmt w:val="decimal"/>
      <w:suff w:val="nothing"/>
      <w:lvlText w:val="%1、"/>
      <w:lvlJc w:val="left"/>
    </w:lvl>
  </w:abstractNum>
  <w:abstractNum w:abstractNumId="8" w15:restartNumberingAfterBreak="0">
    <w:nsid w:val="53757404"/>
    <w:multiLevelType w:val="multilevel"/>
    <w:tmpl w:val="5375740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92519957">
    <w:abstractNumId w:val="6"/>
  </w:num>
  <w:num w:numId="2" w16cid:durableId="618806503">
    <w:abstractNumId w:val="1"/>
  </w:num>
  <w:num w:numId="3" w16cid:durableId="726489585">
    <w:abstractNumId w:val="8"/>
  </w:num>
  <w:num w:numId="4" w16cid:durableId="1071001142">
    <w:abstractNumId w:val="4"/>
  </w:num>
  <w:num w:numId="5" w16cid:durableId="2122525463">
    <w:abstractNumId w:val="7"/>
  </w:num>
  <w:num w:numId="6" w16cid:durableId="1003819449">
    <w:abstractNumId w:val="3"/>
  </w:num>
  <w:num w:numId="7" w16cid:durableId="268507319">
    <w:abstractNumId w:val="5"/>
  </w:num>
  <w:num w:numId="8" w16cid:durableId="1324552543">
    <w:abstractNumId w:val="0"/>
  </w:num>
  <w:num w:numId="9" w16cid:durableId="191068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Q1ZjJjZjgyNzg0YTc5ZTkxOGZiODUzOTFiZWMwZTIifQ=="/>
  </w:docVars>
  <w:rsids>
    <w:rsidRoot w:val="00172A27"/>
    <w:rsid w:val="0000147A"/>
    <w:rsid w:val="00001694"/>
    <w:rsid w:val="00003E60"/>
    <w:rsid w:val="00005AC9"/>
    <w:rsid w:val="00006B66"/>
    <w:rsid w:val="00010CB4"/>
    <w:rsid w:val="0001243E"/>
    <w:rsid w:val="00012ABA"/>
    <w:rsid w:val="00015341"/>
    <w:rsid w:val="00022095"/>
    <w:rsid w:val="00022431"/>
    <w:rsid w:val="00024A11"/>
    <w:rsid w:val="0002533D"/>
    <w:rsid w:val="00025A74"/>
    <w:rsid w:val="00027C4A"/>
    <w:rsid w:val="0003476B"/>
    <w:rsid w:val="000353DF"/>
    <w:rsid w:val="00043CAB"/>
    <w:rsid w:val="00043F2A"/>
    <w:rsid w:val="00044532"/>
    <w:rsid w:val="00051657"/>
    <w:rsid w:val="00052222"/>
    <w:rsid w:val="00054FEB"/>
    <w:rsid w:val="00055D46"/>
    <w:rsid w:val="00070903"/>
    <w:rsid w:val="00072BD4"/>
    <w:rsid w:val="00072F1F"/>
    <w:rsid w:val="000734CE"/>
    <w:rsid w:val="000754AD"/>
    <w:rsid w:val="00075B4C"/>
    <w:rsid w:val="00080F7D"/>
    <w:rsid w:val="00081B40"/>
    <w:rsid w:val="00082FA9"/>
    <w:rsid w:val="00083B28"/>
    <w:rsid w:val="00084ADB"/>
    <w:rsid w:val="00085027"/>
    <w:rsid w:val="00086AA8"/>
    <w:rsid w:val="00092684"/>
    <w:rsid w:val="00092AC5"/>
    <w:rsid w:val="00093610"/>
    <w:rsid w:val="000960BA"/>
    <w:rsid w:val="000975A7"/>
    <w:rsid w:val="000977F6"/>
    <w:rsid w:val="000A0FE7"/>
    <w:rsid w:val="000A2F0C"/>
    <w:rsid w:val="000A4583"/>
    <w:rsid w:val="000A54B9"/>
    <w:rsid w:val="000B0BB8"/>
    <w:rsid w:val="000B4A82"/>
    <w:rsid w:val="000B528A"/>
    <w:rsid w:val="000C303F"/>
    <w:rsid w:val="000D162D"/>
    <w:rsid w:val="000D44D4"/>
    <w:rsid w:val="000D7895"/>
    <w:rsid w:val="000E0FD4"/>
    <w:rsid w:val="000E299E"/>
    <w:rsid w:val="000E4635"/>
    <w:rsid w:val="000E4C73"/>
    <w:rsid w:val="000F050D"/>
    <w:rsid w:val="000F2AAC"/>
    <w:rsid w:val="000F4009"/>
    <w:rsid w:val="000F7500"/>
    <w:rsid w:val="000F79FB"/>
    <w:rsid w:val="00100F13"/>
    <w:rsid w:val="001012C2"/>
    <w:rsid w:val="00103618"/>
    <w:rsid w:val="00105A4A"/>
    <w:rsid w:val="00107D56"/>
    <w:rsid w:val="001142F3"/>
    <w:rsid w:val="00115510"/>
    <w:rsid w:val="001171A7"/>
    <w:rsid w:val="001176A9"/>
    <w:rsid w:val="00122594"/>
    <w:rsid w:val="00123A99"/>
    <w:rsid w:val="00123D9A"/>
    <w:rsid w:val="00123DAD"/>
    <w:rsid w:val="00123E0B"/>
    <w:rsid w:val="0012446C"/>
    <w:rsid w:val="00124889"/>
    <w:rsid w:val="00130C72"/>
    <w:rsid w:val="001332CE"/>
    <w:rsid w:val="0013437C"/>
    <w:rsid w:val="00134928"/>
    <w:rsid w:val="00136E86"/>
    <w:rsid w:val="00142CB4"/>
    <w:rsid w:val="00150ABF"/>
    <w:rsid w:val="001556C2"/>
    <w:rsid w:val="00155CBE"/>
    <w:rsid w:val="00157717"/>
    <w:rsid w:val="00157B69"/>
    <w:rsid w:val="001600A0"/>
    <w:rsid w:val="00163154"/>
    <w:rsid w:val="00163FC0"/>
    <w:rsid w:val="00170470"/>
    <w:rsid w:val="00172840"/>
    <w:rsid w:val="00172A27"/>
    <w:rsid w:val="00173AB2"/>
    <w:rsid w:val="001740DF"/>
    <w:rsid w:val="00174608"/>
    <w:rsid w:val="001749DC"/>
    <w:rsid w:val="00187080"/>
    <w:rsid w:val="00187B6D"/>
    <w:rsid w:val="001912BF"/>
    <w:rsid w:val="001934E7"/>
    <w:rsid w:val="00195DC6"/>
    <w:rsid w:val="0019790B"/>
    <w:rsid w:val="001A0865"/>
    <w:rsid w:val="001A3A52"/>
    <w:rsid w:val="001A4AFE"/>
    <w:rsid w:val="001A70A3"/>
    <w:rsid w:val="001B43B0"/>
    <w:rsid w:val="001B540B"/>
    <w:rsid w:val="001B60AC"/>
    <w:rsid w:val="001B6F77"/>
    <w:rsid w:val="001C006C"/>
    <w:rsid w:val="001C64F7"/>
    <w:rsid w:val="001C6DAB"/>
    <w:rsid w:val="001C77AC"/>
    <w:rsid w:val="001D0129"/>
    <w:rsid w:val="001D136E"/>
    <w:rsid w:val="001D1EC2"/>
    <w:rsid w:val="001D4232"/>
    <w:rsid w:val="001D665C"/>
    <w:rsid w:val="001E0B2A"/>
    <w:rsid w:val="001E1573"/>
    <w:rsid w:val="001E1C82"/>
    <w:rsid w:val="001E1FD2"/>
    <w:rsid w:val="001E53E8"/>
    <w:rsid w:val="001E6266"/>
    <w:rsid w:val="001E7761"/>
    <w:rsid w:val="001E7A42"/>
    <w:rsid w:val="001F0708"/>
    <w:rsid w:val="001F1E13"/>
    <w:rsid w:val="001F28C5"/>
    <w:rsid w:val="001F2FE3"/>
    <w:rsid w:val="001F5579"/>
    <w:rsid w:val="001F5ADB"/>
    <w:rsid w:val="0020174B"/>
    <w:rsid w:val="0020583A"/>
    <w:rsid w:val="00205F2A"/>
    <w:rsid w:val="002109C0"/>
    <w:rsid w:val="00210EAB"/>
    <w:rsid w:val="00213360"/>
    <w:rsid w:val="00220D9C"/>
    <w:rsid w:val="00222259"/>
    <w:rsid w:val="00222F15"/>
    <w:rsid w:val="0022395D"/>
    <w:rsid w:val="00224418"/>
    <w:rsid w:val="0022658A"/>
    <w:rsid w:val="002274D5"/>
    <w:rsid w:val="0023058F"/>
    <w:rsid w:val="002341A6"/>
    <w:rsid w:val="00236178"/>
    <w:rsid w:val="00236ED8"/>
    <w:rsid w:val="002464DC"/>
    <w:rsid w:val="0025158C"/>
    <w:rsid w:val="00251A0B"/>
    <w:rsid w:val="002558CE"/>
    <w:rsid w:val="002559C5"/>
    <w:rsid w:val="00255EF1"/>
    <w:rsid w:val="00256661"/>
    <w:rsid w:val="00257748"/>
    <w:rsid w:val="00261C96"/>
    <w:rsid w:val="00262BBB"/>
    <w:rsid w:val="00263175"/>
    <w:rsid w:val="0026424F"/>
    <w:rsid w:val="00265B0E"/>
    <w:rsid w:val="002661FF"/>
    <w:rsid w:val="002669ED"/>
    <w:rsid w:val="0027027F"/>
    <w:rsid w:val="00270D0E"/>
    <w:rsid w:val="00270FAD"/>
    <w:rsid w:val="0027220F"/>
    <w:rsid w:val="0027329F"/>
    <w:rsid w:val="002732A0"/>
    <w:rsid w:val="00276213"/>
    <w:rsid w:val="00276ABC"/>
    <w:rsid w:val="00277A7E"/>
    <w:rsid w:val="00277B96"/>
    <w:rsid w:val="002827EC"/>
    <w:rsid w:val="002833CC"/>
    <w:rsid w:val="002835A8"/>
    <w:rsid w:val="00284064"/>
    <w:rsid w:val="00284D65"/>
    <w:rsid w:val="00286065"/>
    <w:rsid w:val="00287629"/>
    <w:rsid w:val="00290798"/>
    <w:rsid w:val="00290D10"/>
    <w:rsid w:val="00291BF7"/>
    <w:rsid w:val="0029404F"/>
    <w:rsid w:val="002959C6"/>
    <w:rsid w:val="00297789"/>
    <w:rsid w:val="00297F33"/>
    <w:rsid w:val="002A2DCD"/>
    <w:rsid w:val="002A711B"/>
    <w:rsid w:val="002A7723"/>
    <w:rsid w:val="002B1BB6"/>
    <w:rsid w:val="002B34C0"/>
    <w:rsid w:val="002B51DD"/>
    <w:rsid w:val="002C2711"/>
    <w:rsid w:val="002C6723"/>
    <w:rsid w:val="002D14DF"/>
    <w:rsid w:val="002D2496"/>
    <w:rsid w:val="002D4053"/>
    <w:rsid w:val="002D5E26"/>
    <w:rsid w:val="002D6E55"/>
    <w:rsid w:val="002E2735"/>
    <w:rsid w:val="002E6A5A"/>
    <w:rsid w:val="002E7EE3"/>
    <w:rsid w:val="002F015E"/>
    <w:rsid w:val="002F23AE"/>
    <w:rsid w:val="002F29A6"/>
    <w:rsid w:val="002F6410"/>
    <w:rsid w:val="0030035C"/>
    <w:rsid w:val="00302BFD"/>
    <w:rsid w:val="00305ED6"/>
    <w:rsid w:val="00306BC0"/>
    <w:rsid w:val="00307459"/>
    <w:rsid w:val="0030777C"/>
    <w:rsid w:val="00307E07"/>
    <w:rsid w:val="00313D91"/>
    <w:rsid w:val="00313DA0"/>
    <w:rsid w:val="0031711B"/>
    <w:rsid w:val="00322BD3"/>
    <w:rsid w:val="0032311E"/>
    <w:rsid w:val="00323DC0"/>
    <w:rsid w:val="00326F40"/>
    <w:rsid w:val="00327386"/>
    <w:rsid w:val="00327A6B"/>
    <w:rsid w:val="0033023C"/>
    <w:rsid w:val="00333930"/>
    <w:rsid w:val="00333D11"/>
    <w:rsid w:val="00342DCB"/>
    <w:rsid w:val="003436AA"/>
    <w:rsid w:val="003437C9"/>
    <w:rsid w:val="003440A9"/>
    <w:rsid w:val="00347033"/>
    <w:rsid w:val="003528B1"/>
    <w:rsid w:val="00353A5F"/>
    <w:rsid w:val="003543B3"/>
    <w:rsid w:val="003602D2"/>
    <w:rsid w:val="00363AC3"/>
    <w:rsid w:val="00363EA4"/>
    <w:rsid w:val="00367F1E"/>
    <w:rsid w:val="00371F48"/>
    <w:rsid w:val="003721B4"/>
    <w:rsid w:val="00374132"/>
    <w:rsid w:val="0037428F"/>
    <w:rsid w:val="0037567C"/>
    <w:rsid w:val="00376A9B"/>
    <w:rsid w:val="00384F86"/>
    <w:rsid w:val="00385A68"/>
    <w:rsid w:val="00386F71"/>
    <w:rsid w:val="0038721B"/>
    <w:rsid w:val="0039438E"/>
    <w:rsid w:val="0039650B"/>
    <w:rsid w:val="00397930"/>
    <w:rsid w:val="003A0201"/>
    <w:rsid w:val="003A070A"/>
    <w:rsid w:val="003A0E8D"/>
    <w:rsid w:val="003A26C7"/>
    <w:rsid w:val="003A5DA4"/>
    <w:rsid w:val="003A6464"/>
    <w:rsid w:val="003B01BC"/>
    <w:rsid w:val="003B04FF"/>
    <w:rsid w:val="003B0C5F"/>
    <w:rsid w:val="003B3008"/>
    <w:rsid w:val="003B389A"/>
    <w:rsid w:val="003B4E8E"/>
    <w:rsid w:val="003B5A8C"/>
    <w:rsid w:val="003B5C3B"/>
    <w:rsid w:val="003B7B13"/>
    <w:rsid w:val="003B7B41"/>
    <w:rsid w:val="003C2C1E"/>
    <w:rsid w:val="003C2F9B"/>
    <w:rsid w:val="003C523E"/>
    <w:rsid w:val="003C6BE3"/>
    <w:rsid w:val="003D06D0"/>
    <w:rsid w:val="003D1F15"/>
    <w:rsid w:val="003D2717"/>
    <w:rsid w:val="003D29E8"/>
    <w:rsid w:val="003D394A"/>
    <w:rsid w:val="003D715D"/>
    <w:rsid w:val="003E0878"/>
    <w:rsid w:val="003E2731"/>
    <w:rsid w:val="003E30BB"/>
    <w:rsid w:val="003E490F"/>
    <w:rsid w:val="003E50E6"/>
    <w:rsid w:val="003E5A0D"/>
    <w:rsid w:val="003E6AA2"/>
    <w:rsid w:val="003F0F3D"/>
    <w:rsid w:val="003F1A2E"/>
    <w:rsid w:val="003F3C41"/>
    <w:rsid w:val="003F412B"/>
    <w:rsid w:val="0040158A"/>
    <w:rsid w:val="0040184D"/>
    <w:rsid w:val="0040292C"/>
    <w:rsid w:val="00404DE5"/>
    <w:rsid w:val="00406D19"/>
    <w:rsid w:val="00407920"/>
    <w:rsid w:val="00413867"/>
    <w:rsid w:val="00414AF2"/>
    <w:rsid w:val="004157B4"/>
    <w:rsid w:val="00416935"/>
    <w:rsid w:val="004170DE"/>
    <w:rsid w:val="00420DD3"/>
    <w:rsid w:val="004214FE"/>
    <w:rsid w:val="00421894"/>
    <w:rsid w:val="004218C8"/>
    <w:rsid w:val="00421B56"/>
    <w:rsid w:val="00422F22"/>
    <w:rsid w:val="00427AC3"/>
    <w:rsid w:val="00430823"/>
    <w:rsid w:val="00430887"/>
    <w:rsid w:val="00430AE3"/>
    <w:rsid w:val="00432E2F"/>
    <w:rsid w:val="00433006"/>
    <w:rsid w:val="004332D0"/>
    <w:rsid w:val="004362E5"/>
    <w:rsid w:val="00443502"/>
    <w:rsid w:val="004456C7"/>
    <w:rsid w:val="00450073"/>
    <w:rsid w:val="00450314"/>
    <w:rsid w:val="004511A9"/>
    <w:rsid w:val="00454CAC"/>
    <w:rsid w:val="00454EAD"/>
    <w:rsid w:val="00455314"/>
    <w:rsid w:val="004638FB"/>
    <w:rsid w:val="004657DC"/>
    <w:rsid w:val="00466D5D"/>
    <w:rsid w:val="004726AD"/>
    <w:rsid w:val="00477D06"/>
    <w:rsid w:val="004807AE"/>
    <w:rsid w:val="004826CC"/>
    <w:rsid w:val="00482CE2"/>
    <w:rsid w:val="00484CB5"/>
    <w:rsid w:val="00490CA0"/>
    <w:rsid w:val="00491708"/>
    <w:rsid w:val="0049672A"/>
    <w:rsid w:val="004A1B1F"/>
    <w:rsid w:val="004A20CF"/>
    <w:rsid w:val="004A3687"/>
    <w:rsid w:val="004A4067"/>
    <w:rsid w:val="004A52AC"/>
    <w:rsid w:val="004A7104"/>
    <w:rsid w:val="004B1754"/>
    <w:rsid w:val="004B1EED"/>
    <w:rsid w:val="004B24AD"/>
    <w:rsid w:val="004C0586"/>
    <w:rsid w:val="004C0FDE"/>
    <w:rsid w:val="004C2268"/>
    <w:rsid w:val="004C3354"/>
    <w:rsid w:val="004C5418"/>
    <w:rsid w:val="004C60F6"/>
    <w:rsid w:val="004C6AF2"/>
    <w:rsid w:val="004D042A"/>
    <w:rsid w:val="004D1935"/>
    <w:rsid w:val="004D2498"/>
    <w:rsid w:val="004D562F"/>
    <w:rsid w:val="004D655D"/>
    <w:rsid w:val="004E0021"/>
    <w:rsid w:val="004E064C"/>
    <w:rsid w:val="004E1144"/>
    <w:rsid w:val="004E16AC"/>
    <w:rsid w:val="004E2CF3"/>
    <w:rsid w:val="004E3F27"/>
    <w:rsid w:val="004E4171"/>
    <w:rsid w:val="004E424B"/>
    <w:rsid w:val="004E4997"/>
    <w:rsid w:val="004E5FDD"/>
    <w:rsid w:val="004F03E0"/>
    <w:rsid w:val="004F0E8B"/>
    <w:rsid w:val="004F129F"/>
    <w:rsid w:val="004F1D57"/>
    <w:rsid w:val="004F53D4"/>
    <w:rsid w:val="004F67DE"/>
    <w:rsid w:val="005013D8"/>
    <w:rsid w:val="0050396E"/>
    <w:rsid w:val="005041B4"/>
    <w:rsid w:val="00506194"/>
    <w:rsid w:val="005103F6"/>
    <w:rsid w:val="005104C8"/>
    <w:rsid w:val="005104EA"/>
    <w:rsid w:val="005125D9"/>
    <w:rsid w:val="00516B34"/>
    <w:rsid w:val="00522667"/>
    <w:rsid w:val="005245B4"/>
    <w:rsid w:val="00524657"/>
    <w:rsid w:val="00524E4A"/>
    <w:rsid w:val="005261F4"/>
    <w:rsid w:val="005264BC"/>
    <w:rsid w:val="00526BC1"/>
    <w:rsid w:val="0052758E"/>
    <w:rsid w:val="00530317"/>
    <w:rsid w:val="00530E0E"/>
    <w:rsid w:val="0053490E"/>
    <w:rsid w:val="005353AE"/>
    <w:rsid w:val="00537146"/>
    <w:rsid w:val="00541521"/>
    <w:rsid w:val="00545B6E"/>
    <w:rsid w:val="005469CF"/>
    <w:rsid w:val="00547CF1"/>
    <w:rsid w:val="00554640"/>
    <w:rsid w:val="00554C2F"/>
    <w:rsid w:val="0055697A"/>
    <w:rsid w:val="00562402"/>
    <w:rsid w:val="00562FB5"/>
    <w:rsid w:val="00564802"/>
    <w:rsid w:val="005670DC"/>
    <w:rsid w:val="0056759B"/>
    <w:rsid w:val="005678AD"/>
    <w:rsid w:val="005705B2"/>
    <w:rsid w:val="00572D81"/>
    <w:rsid w:val="00574DD1"/>
    <w:rsid w:val="00574FDF"/>
    <w:rsid w:val="005759BA"/>
    <w:rsid w:val="00575F6F"/>
    <w:rsid w:val="005801E8"/>
    <w:rsid w:val="00581254"/>
    <w:rsid w:val="00583256"/>
    <w:rsid w:val="00590087"/>
    <w:rsid w:val="005904E7"/>
    <w:rsid w:val="005916FB"/>
    <w:rsid w:val="005924D1"/>
    <w:rsid w:val="005927F9"/>
    <w:rsid w:val="00594239"/>
    <w:rsid w:val="00594EDE"/>
    <w:rsid w:val="00596081"/>
    <w:rsid w:val="00596580"/>
    <w:rsid w:val="005A0A57"/>
    <w:rsid w:val="005A2384"/>
    <w:rsid w:val="005A46AD"/>
    <w:rsid w:val="005A4DBA"/>
    <w:rsid w:val="005A5097"/>
    <w:rsid w:val="005A71D5"/>
    <w:rsid w:val="005B0CD7"/>
    <w:rsid w:val="005B1149"/>
    <w:rsid w:val="005C2AE4"/>
    <w:rsid w:val="005C5D78"/>
    <w:rsid w:val="005D4438"/>
    <w:rsid w:val="005D4778"/>
    <w:rsid w:val="005E1D58"/>
    <w:rsid w:val="005E2234"/>
    <w:rsid w:val="005E2A24"/>
    <w:rsid w:val="005E3F8C"/>
    <w:rsid w:val="005E4C44"/>
    <w:rsid w:val="005E5040"/>
    <w:rsid w:val="005E53D7"/>
    <w:rsid w:val="005E5FA7"/>
    <w:rsid w:val="005F39A1"/>
    <w:rsid w:val="00600231"/>
    <w:rsid w:val="0060165A"/>
    <w:rsid w:val="0060182E"/>
    <w:rsid w:val="006025DA"/>
    <w:rsid w:val="00602745"/>
    <w:rsid w:val="00612A45"/>
    <w:rsid w:val="00614EE5"/>
    <w:rsid w:val="00617F8C"/>
    <w:rsid w:val="00623013"/>
    <w:rsid w:val="00625A93"/>
    <w:rsid w:val="00625EB4"/>
    <w:rsid w:val="00626202"/>
    <w:rsid w:val="00630A8A"/>
    <w:rsid w:val="00631615"/>
    <w:rsid w:val="00631AAD"/>
    <w:rsid w:val="0063497F"/>
    <w:rsid w:val="006366C7"/>
    <w:rsid w:val="0064287F"/>
    <w:rsid w:val="0064306A"/>
    <w:rsid w:val="0064402C"/>
    <w:rsid w:val="00644FE7"/>
    <w:rsid w:val="00647078"/>
    <w:rsid w:val="0065053F"/>
    <w:rsid w:val="00651FBC"/>
    <w:rsid w:val="006520B5"/>
    <w:rsid w:val="006612B6"/>
    <w:rsid w:val="00664978"/>
    <w:rsid w:val="0066684B"/>
    <w:rsid w:val="0067104E"/>
    <w:rsid w:val="006749D1"/>
    <w:rsid w:val="00676C03"/>
    <w:rsid w:val="00683246"/>
    <w:rsid w:val="00683F74"/>
    <w:rsid w:val="00684E58"/>
    <w:rsid w:val="006855B7"/>
    <w:rsid w:val="006879B2"/>
    <w:rsid w:val="00691F5B"/>
    <w:rsid w:val="00692D28"/>
    <w:rsid w:val="00694BBD"/>
    <w:rsid w:val="006A0BA6"/>
    <w:rsid w:val="006A21F1"/>
    <w:rsid w:val="006A221D"/>
    <w:rsid w:val="006A24FA"/>
    <w:rsid w:val="006A28CF"/>
    <w:rsid w:val="006A684D"/>
    <w:rsid w:val="006A7B15"/>
    <w:rsid w:val="006B1EB8"/>
    <w:rsid w:val="006B1FBE"/>
    <w:rsid w:val="006B559F"/>
    <w:rsid w:val="006B5BA8"/>
    <w:rsid w:val="006C19AE"/>
    <w:rsid w:val="006C1ECE"/>
    <w:rsid w:val="006C3325"/>
    <w:rsid w:val="006C371F"/>
    <w:rsid w:val="006C4E3B"/>
    <w:rsid w:val="006C6C46"/>
    <w:rsid w:val="006E0E9B"/>
    <w:rsid w:val="006F0D2C"/>
    <w:rsid w:val="006F2080"/>
    <w:rsid w:val="006F4B0A"/>
    <w:rsid w:val="006F58E2"/>
    <w:rsid w:val="00700222"/>
    <w:rsid w:val="00704E32"/>
    <w:rsid w:val="00705793"/>
    <w:rsid w:val="0070630A"/>
    <w:rsid w:val="007078F3"/>
    <w:rsid w:val="00712DCE"/>
    <w:rsid w:val="007147F5"/>
    <w:rsid w:val="0071613A"/>
    <w:rsid w:val="0071673F"/>
    <w:rsid w:val="00716A7A"/>
    <w:rsid w:val="00716CF9"/>
    <w:rsid w:val="00720D6B"/>
    <w:rsid w:val="00721B98"/>
    <w:rsid w:val="00721E02"/>
    <w:rsid w:val="00721FC5"/>
    <w:rsid w:val="0072464C"/>
    <w:rsid w:val="00726D45"/>
    <w:rsid w:val="0072720E"/>
    <w:rsid w:val="0072729F"/>
    <w:rsid w:val="00727B60"/>
    <w:rsid w:val="00731BDF"/>
    <w:rsid w:val="00733C91"/>
    <w:rsid w:val="00734AEF"/>
    <w:rsid w:val="00735244"/>
    <w:rsid w:val="00736692"/>
    <w:rsid w:val="00736A3E"/>
    <w:rsid w:val="00746FB2"/>
    <w:rsid w:val="00747C93"/>
    <w:rsid w:val="007519B9"/>
    <w:rsid w:val="00755A1E"/>
    <w:rsid w:val="00755EAE"/>
    <w:rsid w:val="00756F73"/>
    <w:rsid w:val="00757255"/>
    <w:rsid w:val="00757370"/>
    <w:rsid w:val="0076136F"/>
    <w:rsid w:val="007617B7"/>
    <w:rsid w:val="007624B5"/>
    <w:rsid w:val="007715E1"/>
    <w:rsid w:val="00771A87"/>
    <w:rsid w:val="00772F42"/>
    <w:rsid w:val="00773B17"/>
    <w:rsid w:val="00775366"/>
    <w:rsid w:val="0077708A"/>
    <w:rsid w:val="0078177F"/>
    <w:rsid w:val="00785306"/>
    <w:rsid w:val="007854EF"/>
    <w:rsid w:val="00787184"/>
    <w:rsid w:val="00790AB8"/>
    <w:rsid w:val="007912B9"/>
    <w:rsid w:val="0079147A"/>
    <w:rsid w:val="00797D14"/>
    <w:rsid w:val="007A52BA"/>
    <w:rsid w:val="007B059D"/>
    <w:rsid w:val="007B0800"/>
    <w:rsid w:val="007B3D5C"/>
    <w:rsid w:val="007B7972"/>
    <w:rsid w:val="007C03F8"/>
    <w:rsid w:val="007C1478"/>
    <w:rsid w:val="007C4682"/>
    <w:rsid w:val="007C73BA"/>
    <w:rsid w:val="007D0015"/>
    <w:rsid w:val="007D394D"/>
    <w:rsid w:val="007D437D"/>
    <w:rsid w:val="007D7D3C"/>
    <w:rsid w:val="007E094C"/>
    <w:rsid w:val="007E1BE7"/>
    <w:rsid w:val="007E1D7D"/>
    <w:rsid w:val="007E2580"/>
    <w:rsid w:val="007E2B74"/>
    <w:rsid w:val="007E2E13"/>
    <w:rsid w:val="007E3BB4"/>
    <w:rsid w:val="007F1E7D"/>
    <w:rsid w:val="007F394A"/>
    <w:rsid w:val="007F5201"/>
    <w:rsid w:val="007F5C53"/>
    <w:rsid w:val="007F77A4"/>
    <w:rsid w:val="008029AD"/>
    <w:rsid w:val="00803567"/>
    <w:rsid w:val="0080627C"/>
    <w:rsid w:val="00806454"/>
    <w:rsid w:val="008075BA"/>
    <w:rsid w:val="00810269"/>
    <w:rsid w:val="0081158D"/>
    <w:rsid w:val="00811C02"/>
    <w:rsid w:val="00812237"/>
    <w:rsid w:val="008132A0"/>
    <w:rsid w:val="00813B03"/>
    <w:rsid w:val="00814786"/>
    <w:rsid w:val="00815B7C"/>
    <w:rsid w:val="00821CBE"/>
    <w:rsid w:val="00823176"/>
    <w:rsid w:val="008250A3"/>
    <w:rsid w:val="00825A33"/>
    <w:rsid w:val="0082626C"/>
    <w:rsid w:val="008304D6"/>
    <w:rsid w:val="00832602"/>
    <w:rsid w:val="00835C46"/>
    <w:rsid w:val="008376D5"/>
    <w:rsid w:val="008404F7"/>
    <w:rsid w:val="0084096C"/>
    <w:rsid w:val="008432C9"/>
    <w:rsid w:val="00845CD3"/>
    <w:rsid w:val="00846DFD"/>
    <w:rsid w:val="008518E8"/>
    <w:rsid w:val="00851A8C"/>
    <w:rsid w:val="00854DB5"/>
    <w:rsid w:val="00854E65"/>
    <w:rsid w:val="0085642C"/>
    <w:rsid w:val="00860789"/>
    <w:rsid w:val="00861B1D"/>
    <w:rsid w:val="008625F8"/>
    <w:rsid w:val="0086663C"/>
    <w:rsid w:val="00872D9F"/>
    <w:rsid w:val="008742E5"/>
    <w:rsid w:val="0088264A"/>
    <w:rsid w:val="00882F6F"/>
    <w:rsid w:val="00887729"/>
    <w:rsid w:val="00893040"/>
    <w:rsid w:val="008932C5"/>
    <w:rsid w:val="008958E7"/>
    <w:rsid w:val="0089625F"/>
    <w:rsid w:val="008969F4"/>
    <w:rsid w:val="00897210"/>
    <w:rsid w:val="00897E8C"/>
    <w:rsid w:val="008A245C"/>
    <w:rsid w:val="008A4D7A"/>
    <w:rsid w:val="008B0F23"/>
    <w:rsid w:val="008B2692"/>
    <w:rsid w:val="008B2BD0"/>
    <w:rsid w:val="008B3E79"/>
    <w:rsid w:val="008B61D3"/>
    <w:rsid w:val="008B7ECF"/>
    <w:rsid w:val="008C17E9"/>
    <w:rsid w:val="008C3EC7"/>
    <w:rsid w:val="008D16BC"/>
    <w:rsid w:val="008D1727"/>
    <w:rsid w:val="008E31BB"/>
    <w:rsid w:val="008E3752"/>
    <w:rsid w:val="008E61E1"/>
    <w:rsid w:val="008E79E1"/>
    <w:rsid w:val="008F1094"/>
    <w:rsid w:val="008F2C4A"/>
    <w:rsid w:val="008F2E94"/>
    <w:rsid w:val="008F3959"/>
    <w:rsid w:val="008F7758"/>
    <w:rsid w:val="008F7DA0"/>
    <w:rsid w:val="00901B5C"/>
    <w:rsid w:val="009069F2"/>
    <w:rsid w:val="00913FB8"/>
    <w:rsid w:val="00914F33"/>
    <w:rsid w:val="00917E2F"/>
    <w:rsid w:val="00923552"/>
    <w:rsid w:val="00923BBB"/>
    <w:rsid w:val="00924FC7"/>
    <w:rsid w:val="009332B3"/>
    <w:rsid w:val="0093529C"/>
    <w:rsid w:val="00936BC3"/>
    <w:rsid w:val="00937210"/>
    <w:rsid w:val="009439CE"/>
    <w:rsid w:val="0094475E"/>
    <w:rsid w:val="00945B41"/>
    <w:rsid w:val="00950067"/>
    <w:rsid w:val="00950E3B"/>
    <w:rsid w:val="00950FB2"/>
    <w:rsid w:val="00953160"/>
    <w:rsid w:val="009569BC"/>
    <w:rsid w:val="00960AAF"/>
    <w:rsid w:val="00962986"/>
    <w:rsid w:val="00965520"/>
    <w:rsid w:val="009701D0"/>
    <w:rsid w:val="00973067"/>
    <w:rsid w:val="00973100"/>
    <w:rsid w:val="009732CA"/>
    <w:rsid w:val="00975481"/>
    <w:rsid w:val="00975E98"/>
    <w:rsid w:val="009766F5"/>
    <w:rsid w:val="00977DDC"/>
    <w:rsid w:val="00982CA3"/>
    <w:rsid w:val="00984801"/>
    <w:rsid w:val="00984AE6"/>
    <w:rsid w:val="00985504"/>
    <w:rsid w:val="009856E8"/>
    <w:rsid w:val="00986433"/>
    <w:rsid w:val="00990CE5"/>
    <w:rsid w:val="009913C2"/>
    <w:rsid w:val="00993603"/>
    <w:rsid w:val="0099362F"/>
    <w:rsid w:val="00993FB6"/>
    <w:rsid w:val="0099405E"/>
    <w:rsid w:val="00996655"/>
    <w:rsid w:val="0099745A"/>
    <w:rsid w:val="009A316F"/>
    <w:rsid w:val="009A3A1A"/>
    <w:rsid w:val="009A5EA8"/>
    <w:rsid w:val="009A78C7"/>
    <w:rsid w:val="009A7CCB"/>
    <w:rsid w:val="009B1131"/>
    <w:rsid w:val="009B4A23"/>
    <w:rsid w:val="009B4E6D"/>
    <w:rsid w:val="009C2DF6"/>
    <w:rsid w:val="009C34D8"/>
    <w:rsid w:val="009C46E3"/>
    <w:rsid w:val="009C6BAB"/>
    <w:rsid w:val="009C6FAC"/>
    <w:rsid w:val="009C7899"/>
    <w:rsid w:val="009D154D"/>
    <w:rsid w:val="009D46C6"/>
    <w:rsid w:val="009D498E"/>
    <w:rsid w:val="009D68FF"/>
    <w:rsid w:val="009E0A63"/>
    <w:rsid w:val="009E30BE"/>
    <w:rsid w:val="009E4A1B"/>
    <w:rsid w:val="009E4CA1"/>
    <w:rsid w:val="009F136F"/>
    <w:rsid w:val="009F3A9D"/>
    <w:rsid w:val="009F4D05"/>
    <w:rsid w:val="009F4F19"/>
    <w:rsid w:val="009F66F2"/>
    <w:rsid w:val="009F73C8"/>
    <w:rsid w:val="009F7D91"/>
    <w:rsid w:val="00A06524"/>
    <w:rsid w:val="00A06887"/>
    <w:rsid w:val="00A07A84"/>
    <w:rsid w:val="00A10769"/>
    <w:rsid w:val="00A11D74"/>
    <w:rsid w:val="00A21B2E"/>
    <w:rsid w:val="00A221E1"/>
    <w:rsid w:val="00A22532"/>
    <w:rsid w:val="00A23A78"/>
    <w:rsid w:val="00A30590"/>
    <w:rsid w:val="00A31364"/>
    <w:rsid w:val="00A31D85"/>
    <w:rsid w:val="00A331D7"/>
    <w:rsid w:val="00A37360"/>
    <w:rsid w:val="00A3742E"/>
    <w:rsid w:val="00A50AA0"/>
    <w:rsid w:val="00A5184A"/>
    <w:rsid w:val="00A524AC"/>
    <w:rsid w:val="00A53915"/>
    <w:rsid w:val="00A55B8C"/>
    <w:rsid w:val="00A57155"/>
    <w:rsid w:val="00A577FC"/>
    <w:rsid w:val="00A60E30"/>
    <w:rsid w:val="00A61CA5"/>
    <w:rsid w:val="00A62F4E"/>
    <w:rsid w:val="00A646BA"/>
    <w:rsid w:val="00A67C4F"/>
    <w:rsid w:val="00A72F66"/>
    <w:rsid w:val="00A74607"/>
    <w:rsid w:val="00A84C14"/>
    <w:rsid w:val="00A8511D"/>
    <w:rsid w:val="00A866AF"/>
    <w:rsid w:val="00A87BF9"/>
    <w:rsid w:val="00A9490C"/>
    <w:rsid w:val="00A96124"/>
    <w:rsid w:val="00A975FD"/>
    <w:rsid w:val="00AA1D21"/>
    <w:rsid w:val="00AA42C9"/>
    <w:rsid w:val="00AB02EF"/>
    <w:rsid w:val="00AB540E"/>
    <w:rsid w:val="00AC0194"/>
    <w:rsid w:val="00AC1CF8"/>
    <w:rsid w:val="00AC2432"/>
    <w:rsid w:val="00AC34D3"/>
    <w:rsid w:val="00AC3BAD"/>
    <w:rsid w:val="00AC7015"/>
    <w:rsid w:val="00AD2650"/>
    <w:rsid w:val="00AE0970"/>
    <w:rsid w:val="00AE0984"/>
    <w:rsid w:val="00AE2209"/>
    <w:rsid w:val="00AE3A61"/>
    <w:rsid w:val="00AE49B5"/>
    <w:rsid w:val="00AF12B1"/>
    <w:rsid w:val="00AF3424"/>
    <w:rsid w:val="00AF49D0"/>
    <w:rsid w:val="00AF5B87"/>
    <w:rsid w:val="00AF6E97"/>
    <w:rsid w:val="00AF73F7"/>
    <w:rsid w:val="00B00458"/>
    <w:rsid w:val="00B056B1"/>
    <w:rsid w:val="00B07738"/>
    <w:rsid w:val="00B113A3"/>
    <w:rsid w:val="00B148E0"/>
    <w:rsid w:val="00B178BC"/>
    <w:rsid w:val="00B201AF"/>
    <w:rsid w:val="00B215C4"/>
    <w:rsid w:val="00B236BB"/>
    <w:rsid w:val="00B3258A"/>
    <w:rsid w:val="00B369C9"/>
    <w:rsid w:val="00B36DAA"/>
    <w:rsid w:val="00B36EE4"/>
    <w:rsid w:val="00B377A3"/>
    <w:rsid w:val="00B37A7B"/>
    <w:rsid w:val="00B401C0"/>
    <w:rsid w:val="00B438A6"/>
    <w:rsid w:val="00B47993"/>
    <w:rsid w:val="00B52928"/>
    <w:rsid w:val="00B540E8"/>
    <w:rsid w:val="00B554EE"/>
    <w:rsid w:val="00B56CC2"/>
    <w:rsid w:val="00B56D94"/>
    <w:rsid w:val="00B60ACA"/>
    <w:rsid w:val="00B61669"/>
    <w:rsid w:val="00B62281"/>
    <w:rsid w:val="00B62BD2"/>
    <w:rsid w:val="00B72FEB"/>
    <w:rsid w:val="00B73407"/>
    <w:rsid w:val="00B75178"/>
    <w:rsid w:val="00B81BA5"/>
    <w:rsid w:val="00B850A3"/>
    <w:rsid w:val="00B85FA8"/>
    <w:rsid w:val="00B86F15"/>
    <w:rsid w:val="00B8760D"/>
    <w:rsid w:val="00B91465"/>
    <w:rsid w:val="00B92D39"/>
    <w:rsid w:val="00B938E3"/>
    <w:rsid w:val="00B96B5B"/>
    <w:rsid w:val="00BB2044"/>
    <w:rsid w:val="00BB7ABA"/>
    <w:rsid w:val="00BC016A"/>
    <w:rsid w:val="00BC1324"/>
    <w:rsid w:val="00BC1F78"/>
    <w:rsid w:val="00BC48E2"/>
    <w:rsid w:val="00BD0ED4"/>
    <w:rsid w:val="00BE0899"/>
    <w:rsid w:val="00BE448F"/>
    <w:rsid w:val="00BE4659"/>
    <w:rsid w:val="00BF0A18"/>
    <w:rsid w:val="00BF4DBD"/>
    <w:rsid w:val="00BF518B"/>
    <w:rsid w:val="00BF74C9"/>
    <w:rsid w:val="00BF770C"/>
    <w:rsid w:val="00C00AE0"/>
    <w:rsid w:val="00C03E30"/>
    <w:rsid w:val="00C04628"/>
    <w:rsid w:val="00C04829"/>
    <w:rsid w:val="00C156C6"/>
    <w:rsid w:val="00C15950"/>
    <w:rsid w:val="00C16E3D"/>
    <w:rsid w:val="00C21DE3"/>
    <w:rsid w:val="00C22FF2"/>
    <w:rsid w:val="00C257D4"/>
    <w:rsid w:val="00C25F0C"/>
    <w:rsid w:val="00C26C4D"/>
    <w:rsid w:val="00C2788F"/>
    <w:rsid w:val="00C30D1F"/>
    <w:rsid w:val="00C31E9B"/>
    <w:rsid w:val="00C34445"/>
    <w:rsid w:val="00C34D78"/>
    <w:rsid w:val="00C358EF"/>
    <w:rsid w:val="00C35A46"/>
    <w:rsid w:val="00C4023D"/>
    <w:rsid w:val="00C4327C"/>
    <w:rsid w:val="00C50609"/>
    <w:rsid w:val="00C53DA6"/>
    <w:rsid w:val="00C5487E"/>
    <w:rsid w:val="00C54EA8"/>
    <w:rsid w:val="00C61938"/>
    <w:rsid w:val="00C61A9A"/>
    <w:rsid w:val="00C63145"/>
    <w:rsid w:val="00C63B1C"/>
    <w:rsid w:val="00C64421"/>
    <w:rsid w:val="00C65F86"/>
    <w:rsid w:val="00C664CE"/>
    <w:rsid w:val="00C66D06"/>
    <w:rsid w:val="00C71043"/>
    <w:rsid w:val="00C71546"/>
    <w:rsid w:val="00C71AC5"/>
    <w:rsid w:val="00C73F09"/>
    <w:rsid w:val="00C756B9"/>
    <w:rsid w:val="00C77170"/>
    <w:rsid w:val="00C8024D"/>
    <w:rsid w:val="00C834C4"/>
    <w:rsid w:val="00C83D65"/>
    <w:rsid w:val="00C85C16"/>
    <w:rsid w:val="00C86022"/>
    <w:rsid w:val="00C87BD4"/>
    <w:rsid w:val="00C87E3B"/>
    <w:rsid w:val="00C90B58"/>
    <w:rsid w:val="00C93FEB"/>
    <w:rsid w:val="00C9407D"/>
    <w:rsid w:val="00C94C98"/>
    <w:rsid w:val="00C95BC7"/>
    <w:rsid w:val="00C9669E"/>
    <w:rsid w:val="00CA18F3"/>
    <w:rsid w:val="00CA3E4C"/>
    <w:rsid w:val="00CA61A1"/>
    <w:rsid w:val="00CA6B85"/>
    <w:rsid w:val="00CB17CA"/>
    <w:rsid w:val="00CB5347"/>
    <w:rsid w:val="00CB5714"/>
    <w:rsid w:val="00CB7744"/>
    <w:rsid w:val="00CB7929"/>
    <w:rsid w:val="00CC0E01"/>
    <w:rsid w:val="00CD54E7"/>
    <w:rsid w:val="00CD6257"/>
    <w:rsid w:val="00CE1FF2"/>
    <w:rsid w:val="00CE4933"/>
    <w:rsid w:val="00CE4ED9"/>
    <w:rsid w:val="00CF2087"/>
    <w:rsid w:val="00CF334D"/>
    <w:rsid w:val="00CF416D"/>
    <w:rsid w:val="00CF4352"/>
    <w:rsid w:val="00CF4EEF"/>
    <w:rsid w:val="00D01E10"/>
    <w:rsid w:val="00D040F6"/>
    <w:rsid w:val="00D112A0"/>
    <w:rsid w:val="00D12308"/>
    <w:rsid w:val="00D12A79"/>
    <w:rsid w:val="00D12F92"/>
    <w:rsid w:val="00D13FBD"/>
    <w:rsid w:val="00D217C3"/>
    <w:rsid w:val="00D21F44"/>
    <w:rsid w:val="00D231A1"/>
    <w:rsid w:val="00D27A1F"/>
    <w:rsid w:val="00D30593"/>
    <w:rsid w:val="00D312DB"/>
    <w:rsid w:val="00D320CE"/>
    <w:rsid w:val="00D43EB2"/>
    <w:rsid w:val="00D46E03"/>
    <w:rsid w:val="00D46E0F"/>
    <w:rsid w:val="00D475C8"/>
    <w:rsid w:val="00D505A5"/>
    <w:rsid w:val="00D5309E"/>
    <w:rsid w:val="00D56897"/>
    <w:rsid w:val="00D57810"/>
    <w:rsid w:val="00D6037A"/>
    <w:rsid w:val="00D62E61"/>
    <w:rsid w:val="00D702AA"/>
    <w:rsid w:val="00D70CBE"/>
    <w:rsid w:val="00D72F4C"/>
    <w:rsid w:val="00D80031"/>
    <w:rsid w:val="00D80235"/>
    <w:rsid w:val="00D80DF0"/>
    <w:rsid w:val="00D84A2B"/>
    <w:rsid w:val="00D86AD8"/>
    <w:rsid w:val="00D90CBF"/>
    <w:rsid w:val="00D92DED"/>
    <w:rsid w:val="00D93AB4"/>
    <w:rsid w:val="00D952B9"/>
    <w:rsid w:val="00D9535B"/>
    <w:rsid w:val="00DA1544"/>
    <w:rsid w:val="00DA1C81"/>
    <w:rsid w:val="00DA2317"/>
    <w:rsid w:val="00DA48D1"/>
    <w:rsid w:val="00DA4E31"/>
    <w:rsid w:val="00DA6AF7"/>
    <w:rsid w:val="00DA6BEF"/>
    <w:rsid w:val="00DB5FE3"/>
    <w:rsid w:val="00DB736C"/>
    <w:rsid w:val="00DB7D5A"/>
    <w:rsid w:val="00DC3D0D"/>
    <w:rsid w:val="00DC410B"/>
    <w:rsid w:val="00DD0217"/>
    <w:rsid w:val="00DD1D60"/>
    <w:rsid w:val="00DD48D0"/>
    <w:rsid w:val="00DD4B81"/>
    <w:rsid w:val="00DD54CA"/>
    <w:rsid w:val="00DD5F8D"/>
    <w:rsid w:val="00DD629F"/>
    <w:rsid w:val="00DD6E6F"/>
    <w:rsid w:val="00DE2598"/>
    <w:rsid w:val="00DE303B"/>
    <w:rsid w:val="00DE5690"/>
    <w:rsid w:val="00DE6AC5"/>
    <w:rsid w:val="00DE7660"/>
    <w:rsid w:val="00DF003C"/>
    <w:rsid w:val="00DF0963"/>
    <w:rsid w:val="00DF43B8"/>
    <w:rsid w:val="00DF5096"/>
    <w:rsid w:val="00DF705D"/>
    <w:rsid w:val="00DF7874"/>
    <w:rsid w:val="00E02F7E"/>
    <w:rsid w:val="00E070CE"/>
    <w:rsid w:val="00E07E53"/>
    <w:rsid w:val="00E12A0E"/>
    <w:rsid w:val="00E14793"/>
    <w:rsid w:val="00E16EC8"/>
    <w:rsid w:val="00E17128"/>
    <w:rsid w:val="00E177CA"/>
    <w:rsid w:val="00E2034B"/>
    <w:rsid w:val="00E20A38"/>
    <w:rsid w:val="00E20EA8"/>
    <w:rsid w:val="00E21DC8"/>
    <w:rsid w:val="00E228DA"/>
    <w:rsid w:val="00E23F4C"/>
    <w:rsid w:val="00E302B7"/>
    <w:rsid w:val="00E32059"/>
    <w:rsid w:val="00E320B7"/>
    <w:rsid w:val="00E33101"/>
    <w:rsid w:val="00E3517A"/>
    <w:rsid w:val="00E40C0D"/>
    <w:rsid w:val="00E478FE"/>
    <w:rsid w:val="00E50382"/>
    <w:rsid w:val="00E50DD7"/>
    <w:rsid w:val="00E522E7"/>
    <w:rsid w:val="00E54572"/>
    <w:rsid w:val="00E57202"/>
    <w:rsid w:val="00E616E0"/>
    <w:rsid w:val="00E620BD"/>
    <w:rsid w:val="00E634B8"/>
    <w:rsid w:val="00E669F3"/>
    <w:rsid w:val="00E67CBB"/>
    <w:rsid w:val="00E727E5"/>
    <w:rsid w:val="00E74FF7"/>
    <w:rsid w:val="00E75534"/>
    <w:rsid w:val="00E8089A"/>
    <w:rsid w:val="00E810C2"/>
    <w:rsid w:val="00E8722C"/>
    <w:rsid w:val="00E918AD"/>
    <w:rsid w:val="00E93DBE"/>
    <w:rsid w:val="00E95F59"/>
    <w:rsid w:val="00E975EF"/>
    <w:rsid w:val="00EA143F"/>
    <w:rsid w:val="00EA23DF"/>
    <w:rsid w:val="00EA2BEB"/>
    <w:rsid w:val="00EA47DF"/>
    <w:rsid w:val="00EA4974"/>
    <w:rsid w:val="00EA7EE9"/>
    <w:rsid w:val="00EB28B1"/>
    <w:rsid w:val="00EB3AED"/>
    <w:rsid w:val="00EC1D5C"/>
    <w:rsid w:val="00EC5254"/>
    <w:rsid w:val="00EC6E3C"/>
    <w:rsid w:val="00EC72E3"/>
    <w:rsid w:val="00EC7CF1"/>
    <w:rsid w:val="00ED1C92"/>
    <w:rsid w:val="00ED2D0C"/>
    <w:rsid w:val="00ED6614"/>
    <w:rsid w:val="00EE1CD5"/>
    <w:rsid w:val="00EE4865"/>
    <w:rsid w:val="00EE59A8"/>
    <w:rsid w:val="00EE7159"/>
    <w:rsid w:val="00EF1788"/>
    <w:rsid w:val="00EF2750"/>
    <w:rsid w:val="00EF51DD"/>
    <w:rsid w:val="00EF665E"/>
    <w:rsid w:val="00EF7A88"/>
    <w:rsid w:val="00F0240B"/>
    <w:rsid w:val="00F05014"/>
    <w:rsid w:val="00F103E8"/>
    <w:rsid w:val="00F1044A"/>
    <w:rsid w:val="00F1175D"/>
    <w:rsid w:val="00F14715"/>
    <w:rsid w:val="00F149D9"/>
    <w:rsid w:val="00F17353"/>
    <w:rsid w:val="00F204F8"/>
    <w:rsid w:val="00F21608"/>
    <w:rsid w:val="00F22576"/>
    <w:rsid w:val="00F24380"/>
    <w:rsid w:val="00F248AE"/>
    <w:rsid w:val="00F25E5F"/>
    <w:rsid w:val="00F264EF"/>
    <w:rsid w:val="00F311DF"/>
    <w:rsid w:val="00F32A36"/>
    <w:rsid w:val="00F33FB1"/>
    <w:rsid w:val="00F345CF"/>
    <w:rsid w:val="00F34895"/>
    <w:rsid w:val="00F34A55"/>
    <w:rsid w:val="00F420F7"/>
    <w:rsid w:val="00F43A2D"/>
    <w:rsid w:val="00F451B3"/>
    <w:rsid w:val="00F4621E"/>
    <w:rsid w:val="00F51F5D"/>
    <w:rsid w:val="00F52C9E"/>
    <w:rsid w:val="00F5758F"/>
    <w:rsid w:val="00F60FD6"/>
    <w:rsid w:val="00F62C34"/>
    <w:rsid w:val="00F63BD4"/>
    <w:rsid w:val="00F656D2"/>
    <w:rsid w:val="00F65B55"/>
    <w:rsid w:val="00F66415"/>
    <w:rsid w:val="00F67B43"/>
    <w:rsid w:val="00F70346"/>
    <w:rsid w:val="00F70774"/>
    <w:rsid w:val="00F70861"/>
    <w:rsid w:val="00F70C32"/>
    <w:rsid w:val="00F72630"/>
    <w:rsid w:val="00F80702"/>
    <w:rsid w:val="00F85096"/>
    <w:rsid w:val="00F86352"/>
    <w:rsid w:val="00F86A22"/>
    <w:rsid w:val="00F94899"/>
    <w:rsid w:val="00FA34D6"/>
    <w:rsid w:val="00FA3F47"/>
    <w:rsid w:val="00FB1AC8"/>
    <w:rsid w:val="00FB2135"/>
    <w:rsid w:val="00FB48A2"/>
    <w:rsid w:val="00FB57D8"/>
    <w:rsid w:val="00FB7A54"/>
    <w:rsid w:val="00FC3B3F"/>
    <w:rsid w:val="00FC5814"/>
    <w:rsid w:val="00FC60E4"/>
    <w:rsid w:val="00FC7916"/>
    <w:rsid w:val="00FD20F7"/>
    <w:rsid w:val="00FD4029"/>
    <w:rsid w:val="00FE6077"/>
    <w:rsid w:val="00FE697C"/>
    <w:rsid w:val="00FF0567"/>
    <w:rsid w:val="00FF2DD6"/>
    <w:rsid w:val="00FF326B"/>
    <w:rsid w:val="00FF3663"/>
    <w:rsid w:val="00FF3BC3"/>
    <w:rsid w:val="00FF764F"/>
    <w:rsid w:val="010205CE"/>
    <w:rsid w:val="027155B8"/>
    <w:rsid w:val="02C35BEB"/>
    <w:rsid w:val="033C49A3"/>
    <w:rsid w:val="03C66C74"/>
    <w:rsid w:val="040C3030"/>
    <w:rsid w:val="04C90AF1"/>
    <w:rsid w:val="051947C9"/>
    <w:rsid w:val="06491CC4"/>
    <w:rsid w:val="07712515"/>
    <w:rsid w:val="08824DF0"/>
    <w:rsid w:val="08DA3F63"/>
    <w:rsid w:val="08F6655F"/>
    <w:rsid w:val="099A5AE9"/>
    <w:rsid w:val="09B00514"/>
    <w:rsid w:val="0A056C91"/>
    <w:rsid w:val="0A0C3321"/>
    <w:rsid w:val="0A380BDE"/>
    <w:rsid w:val="0A5151D8"/>
    <w:rsid w:val="0ADB1399"/>
    <w:rsid w:val="0AEA2F37"/>
    <w:rsid w:val="0BAA1066"/>
    <w:rsid w:val="0BBE214C"/>
    <w:rsid w:val="0C7B6BA6"/>
    <w:rsid w:val="0DA44776"/>
    <w:rsid w:val="0E580D2B"/>
    <w:rsid w:val="0EC13A7F"/>
    <w:rsid w:val="0EDE6FF7"/>
    <w:rsid w:val="0EEF37E3"/>
    <w:rsid w:val="0F9A5182"/>
    <w:rsid w:val="0FA708D2"/>
    <w:rsid w:val="101E7E9E"/>
    <w:rsid w:val="110F48A2"/>
    <w:rsid w:val="12DC130A"/>
    <w:rsid w:val="13961EAE"/>
    <w:rsid w:val="13C2599E"/>
    <w:rsid w:val="13CC096A"/>
    <w:rsid w:val="145F3A82"/>
    <w:rsid w:val="14CE3383"/>
    <w:rsid w:val="14CE6B3F"/>
    <w:rsid w:val="15450C32"/>
    <w:rsid w:val="15780540"/>
    <w:rsid w:val="15A22D8C"/>
    <w:rsid w:val="16A13043"/>
    <w:rsid w:val="171807DB"/>
    <w:rsid w:val="175D2C65"/>
    <w:rsid w:val="183022DF"/>
    <w:rsid w:val="18C178D0"/>
    <w:rsid w:val="18C75D35"/>
    <w:rsid w:val="19690451"/>
    <w:rsid w:val="19916E89"/>
    <w:rsid w:val="1A766595"/>
    <w:rsid w:val="1B407C4B"/>
    <w:rsid w:val="1D1C67C2"/>
    <w:rsid w:val="1DBA2C3C"/>
    <w:rsid w:val="20280097"/>
    <w:rsid w:val="20682C38"/>
    <w:rsid w:val="21374F21"/>
    <w:rsid w:val="21836286"/>
    <w:rsid w:val="226D2F79"/>
    <w:rsid w:val="22A56C55"/>
    <w:rsid w:val="23D27EF1"/>
    <w:rsid w:val="23FC30ED"/>
    <w:rsid w:val="24480FA2"/>
    <w:rsid w:val="249D355D"/>
    <w:rsid w:val="25C60661"/>
    <w:rsid w:val="25E77ECC"/>
    <w:rsid w:val="267A29D7"/>
    <w:rsid w:val="26890DA9"/>
    <w:rsid w:val="27D03788"/>
    <w:rsid w:val="27FA3405"/>
    <w:rsid w:val="281713B7"/>
    <w:rsid w:val="28D0421C"/>
    <w:rsid w:val="28EA20EF"/>
    <w:rsid w:val="29377CD4"/>
    <w:rsid w:val="293930CC"/>
    <w:rsid w:val="2939710B"/>
    <w:rsid w:val="297533B7"/>
    <w:rsid w:val="29A273A6"/>
    <w:rsid w:val="2B5C5333"/>
    <w:rsid w:val="2B7E28BD"/>
    <w:rsid w:val="2BD03982"/>
    <w:rsid w:val="2BE77953"/>
    <w:rsid w:val="2C0303A2"/>
    <w:rsid w:val="2C836995"/>
    <w:rsid w:val="2C9156AE"/>
    <w:rsid w:val="2CA87322"/>
    <w:rsid w:val="2DA5652A"/>
    <w:rsid w:val="2E4C0D03"/>
    <w:rsid w:val="2FA4138C"/>
    <w:rsid w:val="309A1EA2"/>
    <w:rsid w:val="313C59EB"/>
    <w:rsid w:val="33120B66"/>
    <w:rsid w:val="34CB6E47"/>
    <w:rsid w:val="34CE043C"/>
    <w:rsid w:val="352744E3"/>
    <w:rsid w:val="35337F82"/>
    <w:rsid w:val="36050C7D"/>
    <w:rsid w:val="36857DCB"/>
    <w:rsid w:val="36B91A9C"/>
    <w:rsid w:val="36E1578D"/>
    <w:rsid w:val="37953B5B"/>
    <w:rsid w:val="37BF6A98"/>
    <w:rsid w:val="38807E5C"/>
    <w:rsid w:val="39824DC8"/>
    <w:rsid w:val="3995209A"/>
    <w:rsid w:val="39F94DC1"/>
    <w:rsid w:val="3ABD22AA"/>
    <w:rsid w:val="3AFC5A18"/>
    <w:rsid w:val="3B783AC3"/>
    <w:rsid w:val="3BDD7236"/>
    <w:rsid w:val="3BF963C8"/>
    <w:rsid w:val="3BFD7B1D"/>
    <w:rsid w:val="3C052954"/>
    <w:rsid w:val="3C203974"/>
    <w:rsid w:val="3CD6452B"/>
    <w:rsid w:val="3F674671"/>
    <w:rsid w:val="40435B44"/>
    <w:rsid w:val="41757548"/>
    <w:rsid w:val="42254279"/>
    <w:rsid w:val="42C27C79"/>
    <w:rsid w:val="43625650"/>
    <w:rsid w:val="43A50841"/>
    <w:rsid w:val="43D11FAC"/>
    <w:rsid w:val="45A73923"/>
    <w:rsid w:val="460F6867"/>
    <w:rsid w:val="46EC3837"/>
    <w:rsid w:val="46F27050"/>
    <w:rsid w:val="482C4EEC"/>
    <w:rsid w:val="48643D4D"/>
    <w:rsid w:val="48AB217B"/>
    <w:rsid w:val="48B77E2C"/>
    <w:rsid w:val="4AE9371E"/>
    <w:rsid w:val="4AF55130"/>
    <w:rsid w:val="4B5D2CD5"/>
    <w:rsid w:val="4B785A5A"/>
    <w:rsid w:val="4BA44460"/>
    <w:rsid w:val="4BDF0505"/>
    <w:rsid w:val="4C1C66ED"/>
    <w:rsid w:val="4C7E5F5E"/>
    <w:rsid w:val="4D5670A4"/>
    <w:rsid w:val="4DA13154"/>
    <w:rsid w:val="4EFE20DA"/>
    <w:rsid w:val="4F623733"/>
    <w:rsid w:val="4F9A31BC"/>
    <w:rsid w:val="50175354"/>
    <w:rsid w:val="509C7DFC"/>
    <w:rsid w:val="5183249D"/>
    <w:rsid w:val="52861626"/>
    <w:rsid w:val="5312326A"/>
    <w:rsid w:val="532F6D06"/>
    <w:rsid w:val="53610D17"/>
    <w:rsid w:val="537D2167"/>
    <w:rsid w:val="53D06220"/>
    <w:rsid w:val="540E7263"/>
    <w:rsid w:val="544065AC"/>
    <w:rsid w:val="548F0187"/>
    <w:rsid w:val="558E2409"/>
    <w:rsid w:val="55DA040A"/>
    <w:rsid w:val="564D42FC"/>
    <w:rsid w:val="56B658AE"/>
    <w:rsid w:val="56C137BA"/>
    <w:rsid w:val="58ED5699"/>
    <w:rsid w:val="59173A0B"/>
    <w:rsid w:val="59206EAD"/>
    <w:rsid w:val="59E92304"/>
    <w:rsid w:val="5A985AD8"/>
    <w:rsid w:val="5ADA36B8"/>
    <w:rsid w:val="5AE20B01"/>
    <w:rsid w:val="5B1553A6"/>
    <w:rsid w:val="5B687259"/>
    <w:rsid w:val="5C3B496D"/>
    <w:rsid w:val="5CEA3EA6"/>
    <w:rsid w:val="5D5642DA"/>
    <w:rsid w:val="5D853FF9"/>
    <w:rsid w:val="5D873005"/>
    <w:rsid w:val="5DA771B1"/>
    <w:rsid w:val="5DBB4A3B"/>
    <w:rsid w:val="5E0F3FDD"/>
    <w:rsid w:val="5EA351BC"/>
    <w:rsid w:val="5ECD25F3"/>
    <w:rsid w:val="60651387"/>
    <w:rsid w:val="60B43FC2"/>
    <w:rsid w:val="616331BF"/>
    <w:rsid w:val="617908F2"/>
    <w:rsid w:val="635B5239"/>
    <w:rsid w:val="63E10CD8"/>
    <w:rsid w:val="64A532CB"/>
    <w:rsid w:val="65692B73"/>
    <w:rsid w:val="665A4684"/>
    <w:rsid w:val="66D54E4A"/>
    <w:rsid w:val="671808F2"/>
    <w:rsid w:val="677D7A2C"/>
    <w:rsid w:val="68A30320"/>
    <w:rsid w:val="68A66D3E"/>
    <w:rsid w:val="68C52485"/>
    <w:rsid w:val="69982B69"/>
    <w:rsid w:val="6A27126D"/>
    <w:rsid w:val="6A2D681E"/>
    <w:rsid w:val="6A767A6B"/>
    <w:rsid w:val="6A8B4D69"/>
    <w:rsid w:val="6AE6019A"/>
    <w:rsid w:val="6AE871DD"/>
    <w:rsid w:val="6B714002"/>
    <w:rsid w:val="6C4E30C5"/>
    <w:rsid w:val="6C563A78"/>
    <w:rsid w:val="6C961BE6"/>
    <w:rsid w:val="6CC55DF4"/>
    <w:rsid w:val="6D24486A"/>
    <w:rsid w:val="6DA8707A"/>
    <w:rsid w:val="6F241291"/>
    <w:rsid w:val="6F8F4715"/>
    <w:rsid w:val="6FBC6B6E"/>
    <w:rsid w:val="6FCB7C9A"/>
    <w:rsid w:val="707C4602"/>
    <w:rsid w:val="70E60FFB"/>
    <w:rsid w:val="710D1134"/>
    <w:rsid w:val="71797995"/>
    <w:rsid w:val="71BE3A88"/>
    <w:rsid w:val="71D3591B"/>
    <w:rsid w:val="71EC42E8"/>
    <w:rsid w:val="722142F4"/>
    <w:rsid w:val="725F130A"/>
    <w:rsid w:val="72CF7CED"/>
    <w:rsid w:val="733F6699"/>
    <w:rsid w:val="73A505E0"/>
    <w:rsid w:val="74D15A17"/>
    <w:rsid w:val="74F82FA3"/>
    <w:rsid w:val="75192723"/>
    <w:rsid w:val="7581743D"/>
    <w:rsid w:val="75AF1C67"/>
    <w:rsid w:val="775717BD"/>
    <w:rsid w:val="775D2C9B"/>
    <w:rsid w:val="776145B3"/>
    <w:rsid w:val="784429DB"/>
    <w:rsid w:val="78594C20"/>
    <w:rsid w:val="78673F79"/>
    <w:rsid w:val="786D0583"/>
    <w:rsid w:val="79494343"/>
    <w:rsid w:val="79ED31B9"/>
    <w:rsid w:val="7AAD7A99"/>
    <w:rsid w:val="7AEE7323"/>
    <w:rsid w:val="7B231E4D"/>
    <w:rsid w:val="7B347349"/>
    <w:rsid w:val="7B704049"/>
    <w:rsid w:val="7D496A92"/>
    <w:rsid w:val="7D974D3C"/>
    <w:rsid w:val="7E9A50CB"/>
    <w:rsid w:val="7F877B32"/>
    <w:rsid w:val="7FE64A6C"/>
    <w:rsid w:val="7FF21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F4367B3"/>
  <w15:chartTrackingRefBased/>
  <w15:docId w15:val="{77DF4385-62C6-480B-B6D1-1B483BC8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keepLines/>
      <w:spacing w:before="260" w:after="260" w:line="416" w:lineRule="auto"/>
      <w:outlineLvl w:val="1"/>
    </w:pPr>
    <w:rPr>
      <w:rFonts w:ascii="Arial" w:eastAsia="黑体" w:hAnsi="Arial"/>
      <w:b/>
      <w:bCs/>
      <w:sz w:val="32"/>
      <w:szCs w:val="32"/>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pPr>
      <w:jc w:val="left"/>
    </w:pPr>
  </w:style>
  <w:style w:type="character" w:customStyle="1" w:styleId="CommentTextChar">
    <w:name w:val="Comment Text Char"/>
    <w:link w:val="CommentText"/>
    <w:rPr>
      <w:kern w:val="2"/>
      <w:sz w:val="21"/>
      <w:szCs w:val="24"/>
    </w:rPr>
  </w:style>
  <w:style w:type="paragraph" w:styleId="BalloonText">
    <w:name w:val="Balloon Text"/>
    <w:basedOn w:val="Normal"/>
    <w:link w:val="BalloonTextChar"/>
    <w:rPr>
      <w:sz w:val="18"/>
      <w:szCs w:val="18"/>
    </w:rPr>
  </w:style>
  <w:style w:type="character" w:customStyle="1" w:styleId="BalloonTextChar">
    <w:name w:val="Balloon Text Char"/>
    <w:link w:val="BalloonText"/>
    <w:rPr>
      <w:kern w:val="2"/>
      <w:sz w:val="18"/>
      <w:szCs w:val="18"/>
    </w:rPr>
  </w:style>
  <w:style w:type="paragraph" w:styleId="Footer">
    <w:name w:val="footer"/>
    <w:basedOn w:val="Normal"/>
    <w:link w:val="FooterChar"/>
    <w:qFormat/>
    <w:pPr>
      <w:tabs>
        <w:tab w:val="center" w:pos="4153"/>
        <w:tab w:val="right" w:pos="8306"/>
      </w:tabs>
      <w:snapToGrid w:val="0"/>
      <w:jc w:val="left"/>
    </w:pPr>
    <w:rPr>
      <w:sz w:val="18"/>
      <w:szCs w:val="18"/>
    </w:rPr>
  </w:style>
  <w:style w:type="character" w:customStyle="1" w:styleId="FooterChar">
    <w:name w:val="Footer Char"/>
    <w:link w:val="Footer"/>
    <w:qFormat/>
    <w:rPr>
      <w:kern w:val="2"/>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20"/>
    </w:rPr>
  </w:style>
  <w:style w:type="paragraph" w:styleId="FootnoteText">
    <w:name w:val="footnote text"/>
    <w:qFormat/>
    <w:pPr>
      <w:widowControl w:val="0"/>
      <w:snapToGrid w:val="0"/>
      <w:spacing w:line="240" w:lineRule="atLeast"/>
      <w:jc w:val="both"/>
    </w:pPr>
    <w:rPr>
      <w:kern w:val="2"/>
      <w:sz w:val="18"/>
      <w:szCs w:val="18"/>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kern w:val="2"/>
      <w:sz w:val="21"/>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qFormat/>
  </w:style>
  <w:style w:type="character" w:styleId="FollowedHyperlink">
    <w:name w:val="FollowedHyperlink"/>
    <w:basedOn w:val="DefaultParagraphFont"/>
    <w:rPr>
      <w:color w:val="800080"/>
      <w:u w:val="single"/>
    </w:rPr>
  </w:style>
  <w:style w:type="character" w:styleId="Hyperlink">
    <w:name w:val="Hyperlink"/>
    <w:rPr>
      <w:color w:val="0026E5"/>
      <w:u w:val="single"/>
    </w:rPr>
  </w:style>
  <w:style w:type="character" w:styleId="CommentReference">
    <w:name w:val="annotation reference"/>
    <w:qFormat/>
    <w:rPr>
      <w:sz w:val="21"/>
      <w:szCs w:val="21"/>
    </w:rPr>
  </w:style>
  <w:style w:type="character" w:customStyle="1" w:styleId="a">
    <w:name w:val="占位符文本"/>
    <w:uiPriority w:val="99"/>
    <w:unhideWhenUsed/>
    <w:qFormat/>
    <w:rPr>
      <w:color w:val="666666"/>
    </w:rPr>
  </w:style>
  <w:style w:type="paragraph" w:customStyle="1" w:styleId="a0">
    <w:name w:val="列表段落"/>
    <w:basedOn w:val="Normal"/>
    <w:uiPriority w:val="99"/>
    <w:qFormat/>
    <w:pPr>
      <w:ind w:firstLineChars="134" w:firstLine="281"/>
      <w:jc w:val="center"/>
    </w:pPr>
  </w:style>
  <w:style w:type="character" w:customStyle="1" w:styleId="MTEquationSection">
    <w:name w:val="MTEquationSection"/>
    <w:qFormat/>
    <w:rPr>
      <w:rFonts w:ascii="黑体" w:eastAsia="黑体"/>
      <w:vanish/>
      <w:color w:val="FF0000"/>
    </w:rPr>
  </w:style>
  <w:style w:type="paragraph" w:customStyle="1" w:styleId="fomalleft">
    <w:name w:val="fomal_left"/>
    <w:basedOn w:val="Normal"/>
    <w:next w:val="Normal"/>
    <w:qFormat/>
    <w:pPr>
      <w:tabs>
        <w:tab w:val="center" w:pos="1357"/>
        <w:tab w:val="right" w:pos="2148"/>
      </w:tabs>
    </w:pPr>
    <w:rPr>
      <w:rFonts w:ascii="黑体" w:eastAsia="黑体"/>
      <w:shd w:val="clear" w:color="auto" w:fill="FFFFFF"/>
    </w:rPr>
  </w:style>
  <w:style w:type="paragraph" w:customStyle="1" w:styleId="formal">
    <w:name w:val="formal"/>
    <w:basedOn w:val="Normal"/>
    <w:next w:val="Normal"/>
    <w:qFormat/>
    <w:pPr>
      <w:tabs>
        <w:tab w:val="center" w:pos="3780"/>
        <w:tab w:val="right" w:pos="7560"/>
      </w:tabs>
      <w:ind w:firstLine="420"/>
      <w:jc w:val="left"/>
    </w:pPr>
    <w:rPr>
      <w:rFonts w:ascii="宋体" w:hAnsi="宋体"/>
      <w:sz w:val="24"/>
    </w:rPr>
  </w:style>
  <w:style w:type="paragraph" w:customStyle="1" w:styleId="a1">
    <w:name w:val="作者简介："/>
    <w:qFormat/>
    <w:pPr>
      <w:widowControl w:val="0"/>
      <w:snapToGrid w:val="0"/>
      <w:spacing w:line="240" w:lineRule="atLeast"/>
      <w:jc w:val="both"/>
    </w:pPr>
    <w:rPr>
      <w:rFonts w:eastAsia="黑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5.wmf"/><Relationship Id="rId42" Type="http://schemas.openxmlformats.org/officeDocument/2006/relationships/oleObject" Target="embeddings/oleObject14.bin"/><Relationship Id="rId63" Type="http://schemas.openxmlformats.org/officeDocument/2006/relationships/image" Target="media/image24.wmf"/><Relationship Id="rId84" Type="http://schemas.openxmlformats.org/officeDocument/2006/relationships/image" Target="media/image34.wmf"/><Relationship Id="rId138" Type="http://schemas.openxmlformats.org/officeDocument/2006/relationships/image" Target="media/image61.wmf"/><Relationship Id="rId159" Type="http://schemas.openxmlformats.org/officeDocument/2006/relationships/image" Target="media/image71.wmf"/><Relationship Id="rId170" Type="http://schemas.openxmlformats.org/officeDocument/2006/relationships/oleObject" Target="embeddings/oleObject81.bin"/><Relationship Id="rId107" Type="http://schemas.openxmlformats.org/officeDocument/2006/relationships/oleObject" Target="embeddings/oleObject49.bin"/><Relationship Id="rId11" Type="http://schemas.openxmlformats.org/officeDocument/2006/relationships/footer" Target="footer1.xml"/><Relationship Id="rId32" Type="http://schemas.openxmlformats.org/officeDocument/2006/relationships/oleObject" Target="embeddings/oleObject9.bin"/><Relationship Id="rId53" Type="http://schemas.openxmlformats.org/officeDocument/2006/relationships/oleObject" Target="embeddings/oleObject21.bin"/><Relationship Id="rId74" Type="http://schemas.openxmlformats.org/officeDocument/2006/relationships/image" Target="media/image29.wmf"/><Relationship Id="rId128" Type="http://schemas.openxmlformats.org/officeDocument/2006/relationships/image" Target="media/image56.wmf"/><Relationship Id="rId149" Type="http://schemas.openxmlformats.org/officeDocument/2006/relationships/image" Target="media/image66.wmf"/><Relationship Id="rId5" Type="http://schemas.openxmlformats.org/officeDocument/2006/relationships/footnotes" Target="footnotes.xml"/><Relationship Id="rId95" Type="http://schemas.openxmlformats.org/officeDocument/2006/relationships/oleObject" Target="embeddings/oleObject43.bin"/><Relationship Id="rId160" Type="http://schemas.openxmlformats.org/officeDocument/2006/relationships/oleObject" Target="embeddings/oleObject76.bin"/><Relationship Id="rId22" Type="http://schemas.openxmlformats.org/officeDocument/2006/relationships/oleObject" Target="embeddings/oleObject5.bin"/><Relationship Id="rId43" Type="http://schemas.openxmlformats.org/officeDocument/2006/relationships/image" Target="media/image16.wmf"/><Relationship Id="rId64" Type="http://schemas.openxmlformats.org/officeDocument/2006/relationships/oleObject" Target="embeddings/oleObject27.bin"/><Relationship Id="rId118" Type="http://schemas.openxmlformats.org/officeDocument/2006/relationships/image" Target="media/image51.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oleObject" Target="embeddings/oleObject71.bin"/><Relationship Id="rId171" Type="http://schemas.openxmlformats.org/officeDocument/2006/relationships/image" Target="media/image77.emf"/><Relationship Id="rId12" Type="http://schemas.openxmlformats.org/officeDocument/2006/relationships/header" Target="header2.xml"/><Relationship Id="rId33" Type="http://schemas.openxmlformats.org/officeDocument/2006/relationships/image" Target="media/image11.wmf"/><Relationship Id="rId108" Type="http://schemas.openxmlformats.org/officeDocument/2006/relationships/image" Target="media/image46.wmf"/><Relationship Id="rId129" Type="http://schemas.openxmlformats.org/officeDocument/2006/relationships/oleObject" Target="embeddings/oleObject60.bin"/><Relationship Id="rId54" Type="http://schemas.openxmlformats.org/officeDocument/2006/relationships/image" Target="media/image20.wmf"/><Relationship Id="rId75" Type="http://schemas.openxmlformats.org/officeDocument/2006/relationships/oleObject" Target="embeddings/oleObject33.bin"/><Relationship Id="rId96" Type="http://schemas.openxmlformats.org/officeDocument/2006/relationships/image" Target="media/image40.wmf"/><Relationship Id="rId140" Type="http://schemas.openxmlformats.org/officeDocument/2006/relationships/image" Target="media/image62.wmf"/><Relationship Id="rId161" Type="http://schemas.openxmlformats.org/officeDocument/2006/relationships/image" Target="media/image72.wmf"/><Relationship Id="rId6" Type="http://schemas.openxmlformats.org/officeDocument/2006/relationships/endnotes" Target="endnotes.xml"/><Relationship Id="rId23" Type="http://schemas.openxmlformats.org/officeDocument/2006/relationships/image" Target="media/image6.emf"/><Relationship Id="rId28" Type="http://schemas.openxmlformats.org/officeDocument/2006/relationships/oleObject" Target="embeddings/oleObject7.bin"/><Relationship Id="rId49" Type="http://schemas.openxmlformats.org/officeDocument/2006/relationships/oleObject" Target="embeddings/oleObject18.bin"/><Relationship Id="rId114" Type="http://schemas.openxmlformats.org/officeDocument/2006/relationships/image" Target="media/image49.wmf"/><Relationship Id="rId119" Type="http://schemas.openxmlformats.org/officeDocument/2006/relationships/oleObject" Target="embeddings/oleObject55.bin"/><Relationship Id="rId44" Type="http://schemas.openxmlformats.org/officeDocument/2006/relationships/oleObject" Target="embeddings/oleObject15.bin"/><Relationship Id="rId60" Type="http://schemas.openxmlformats.org/officeDocument/2006/relationships/oleObject" Target="embeddings/oleObject25.bin"/><Relationship Id="rId65" Type="http://schemas.openxmlformats.org/officeDocument/2006/relationships/image" Target="media/image25.wmf"/><Relationship Id="rId81" Type="http://schemas.openxmlformats.org/officeDocument/2006/relationships/oleObject" Target="embeddings/oleObject36.bin"/><Relationship Id="rId86" Type="http://schemas.openxmlformats.org/officeDocument/2006/relationships/image" Target="media/image35.wmf"/><Relationship Id="rId130" Type="http://schemas.openxmlformats.org/officeDocument/2006/relationships/image" Target="media/image57.wmf"/><Relationship Id="rId135" Type="http://schemas.openxmlformats.org/officeDocument/2006/relationships/oleObject" Target="embeddings/oleObject63.bin"/><Relationship Id="rId151" Type="http://schemas.openxmlformats.org/officeDocument/2006/relationships/image" Target="media/image67.wmf"/><Relationship Id="rId156" Type="http://schemas.openxmlformats.org/officeDocument/2006/relationships/oleObject" Target="embeddings/oleObject74.bin"/><Relationship Id="rId177" Type="http://schemas.openxmlformats.org/officeDocument/2006/relationships/hyperlink" Target="https://xayd.cbpt.cnki.net/" TargetMode="External"/><Relationship Id="rId172" Type="http://schemas.openxmlformats.org/officeDocument/2006/relationships/image" Target="media/image78.emf"/><Relationship Id="rId13" Type="http://schemas.openxmlformats.org/officeDocument/2006/relationships/image" Target="media/image1.wmf"/><Relationship Id="rId18" Type="http://schemas.openxmlformats.org/officeDocument/2006/relationships/oleObject" Target="embeddings/oleObject3.bin"/><Relationship Id="rId39" Type="http://schemas.openxmlformats.org/officeDocument/2006/relationships/image" Target="media/image14.wmf"/><Relationship Id="rId109" Type="http://schemas.openxmlformats.org/officeDocument/2006/relationships/oleObject" Target="embeddings/oleObject50.bin"/><Relationship Id="rId34" Type="http://schemas.openxmlformats.org/officeDocument/2006/relationships/oleObject" Target="embeddings/oleObject10.bin"/><Relationship Id="rId50" Type="http://schemas.openxmlformats.org/officeDocument/2006/relationships/image" Target="media/image19.wmf"/><Relationship Id="rId55" Type="http://schemas.openxmlformats.org/officeDocument/2006/relationships/oleObject" Target="embeddings/oleObject22.bin"/><Relationship Id="rId76" Type="http://schemas.openxmlformats.org/officeDocument/2006/relationships/image" Target="media/image30.wmf"/><Relationship Id="rId97" Type="http://schemas.openxmlformats.org/officeDocument/2006/relationships/oleObject" Target="embeddings/oleObject44.bin"/><Relationship Id="rId104" Type="http://schemas.openxmlformats.org/officeDocument/2006/relationships/image" Target="media/image44.wmf"/><Relationship Id="rId120" Type="http://schemas.openxmlformats.org/officeDocument/2006/relationships/image" Target="media/image52.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oleObject" Target="embeddings/oleObject69.bin"/><Relationship Id="rId167" Type="http://schemas.openxmlformats.org/officeDocument/2006/relationships/image" Target="media/image75.wmf"/><Relationship Id="rId7" Type="http://schemas.openxmlformats.org/officeDocument/2006/relationships/comments" Target="comments.xml"/><Relationship Id="rId71" Type="http://schemas.openxmlformats.org/officeDocument/2006/relationships/oleObject" Target="embeddings/oleObject31.bin"/><Relationship Id="rId92" Type="http://schemas.openxmlformats.org/officeDocument/2006/relationships/image" Target="media/image38.wmf"/><Relationship Id="rId162" Type="http://schemas.openxmlformats.org/officeDocument/2006/relationships/oleObject" Target="embeddings/oleObject77.bin"/><Relationship Id="rId2" Type="http://schemas.openxmlformats.org/officeDocument/2006/relationships/styles" Target="styles.xml"/><Relationship Id="rId29" Type="http://schemas.openxmlformats.org/officeDocument/2006/relationships/image" Target="media/image9.wmf"/><Relationship Id="rId24" Type="http://schemas.openxmlformats.org/officeDocument/2006/relationships/package" Target="embeddings/Microsoft_Visio_Drawing1.vsdx"/><Relationship Id="rId40" Type="http://schemas.openxmlformats.org/officeDocument/2006/relationships/oleObject" Target="embeddings/oleObject13.bin"/><Relationship Id="rId45" Type="http://schemas.openxmlformats.org/officeDocument/2006/relationships/image" Target="media/image17.wmf"/><Relationship Id="rId66" Type="http://schemas.openxmlformats.org/officeDocument/2006/relationships/oleObject" Target="embeddings/oleObject28.bin"/><Relationship Id="rId87" Type="http://schemas.openxmlformats.org/officeDocument/2006/relationships/oleObject" Target="embeddings/oleObject39.bin"/><Relationship Id="rId110" Type="http://schemas.openxmlformats.org/officeDocument/2006/relationships/image" Target="media/image47.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0.wmf"/><Relationship Id="rId157" Type="http://schemas.openxmlformats.org/officeDocument/2006/relationships/image" Target="media/image70.wmf"/><Relationship Id="rId178" Type="http://schemas.openxmlformats.org/officeDocument/2006/relationships/fontTable" Target="fontTable.xml"/><Relationship Id="rId61" Type="http://schemas.openxmlformats.org/officeDocument/2006/relationships/image" Target="media/image23.wmf"/><Relationship Id="rId82" Type="http://schemas.openxmlformats.org/officeDocument/2006/relationships/image" Target="media/image33.wmf"/><Relationship Id="rId152" Type="http://schemas.openxmlformats.org/officeDocument/2006/relationships/oleObject" Target="embeddings/oleObject72.bin"/><Relationship Id="rId173" Type="http://schemas.openxmlformats.org/officeDocument/2006/relationships/image" Target="media/image79.wmf"/><Relationship Id="rId19" Type="http://schemas.openxmlformats.org/officeDocument/2006/relationships/image" Target="media/image4.wmf"/><Relationship Id="rId14" Type="http://schemas.openxmlformats.org/officeDocument/2006/relationships/oleObject" Target="embeddings/oleObject1.bin"/><Relationship Id="rId30" Type="http://schemas.openxmlformats.org/officeDocument/2006/relationships/oleObject" Target="embeddings/oleObject8.bin"/><Relationship Id="rId35" Type="http://schemas.openxmlformats.org/officeDocument/2006/relationships/image" Target="media/image12.wmf"/><Relationship Id="rId56" Type="http://schemas.openxmlformats.org/officeDocument/2006/relationships/oleObject" Target="embeddings/oleObject23.bin"/><Relationship Id="rId77" Type="http://schemas.openxmlformats.org/officeDocument/2006/relationships/oleObject" Target="embeddings/oleObject34.bin"/><Relationship Id="rId100" Type="http://schemas.openxmlformats.org/officeDocument/2006/relationships/image" Target="media/image42.wmf"/><Relationship Id="rId105" Type="http://schemas.openxmlformats.org/officeDocument/2006/relationships/oleObject" Target="embeddings/oleObject48.bin"/><Relationship Id="rId126" Type="http://schemas.openxmlformats.org/officeDocument/2006/relationships/image" Target="media/image55.wmf"/><Relationship Id="rId147" Type="http://schemas.openxmlformats.org/officeDocument/2006/relationships/image" Target="media/image65.wmf"/><Relationship Id="rId168" Type="http://schemas.openxmlformats.org/officeDocument/2006/relationships/oleObject" Target="embeddings/oleObject80.bin"/><Relationship Id="rId8" Type="http://schemas.microsoft.com/office/2011/relationships/commentsExtended" Target="commentsExtended.xml"/><Relationship Id="rId51" Type="http://schemas.openxmlformats.org/officeDocument/2006/relationships/oleObject" Target="embeddings/oleObject19.bin"/><Relationship Id="rId72" Type="http://schemas.openxmlformats.org/officeDocument/2006/relationships/image" Target="media/image28.wmf"/><Relationship Id="rId93" Type="http://schemas.openxmlformats.org/officeDocument/2006/relationships/oleObject" Target="embeddings/oleObject42.bin"/><Relationship Id="rId98" Type="http://schemas.openxmlformats.org/officeDocument/2006/relationships/image" Target="media/image41.wmf"/><Relationship Id="rId121" Type="http://schemas.openxmlformats.org/officeDocument/2006/relationships/oleObject" Target="embeddings/oleObject56.bin"/><Relationship Id="rId142" Type="http://schemas.openxmlformats.org/officeDocument/2006/relationships/image" Target="media/image63.wmf"/><Relationship Id="rId163" Type="http://schemas.openxmlformats.org/officeDocument/2006/relationships/image" Target="media/image73.wmf"/><Relationship Id="rId3" Type="http://schemas.openxmlformats.org/officeDocument/2006/relationships/settings" Target="settings.xml"/><Relationship Id="rId25" Type="http://schemas.openxmlformats.org/officeDocument/2006/relationships/image" Target="media/image7.wmf"/><Relationship Id="rId46" Type="http://schemas.openxmlformats.org/officeDocument/2006/relationships/oleObject" Target="embeddings/oleObject16.bin"/><Relationship Id="rId67" Type="http://schemas.openxmlformats.org/officeDocument/2006/relationships/oleObject" Target="embeddings/oleObject29.bin"/><Relationship Id="rId116" Type="http://schemas.openxmlformats.org/officeDocument/2006/relationships/image" Target="media/image50.wmf"/><Relationship Id="rId137" Type="http://schemas.openxmlformats.org/officeDocument/2006/relationships/oleObject" Target="embeddings/oleObject64.bin"/><Relationship Id="rId158" Type="http://schemas.openxmlformats.org/officeDocument/2006/relationships/oleObject" Target="embeddings/oleObject75.bin"/><Relationship Id="rId20" Type="http://schemas.openxmlformats.org/officeDocument/2006/relationships/oleObject" Target="embeddings/oleObject4.bin"/><Relationship Id="rId41" Type="http://schemas.openxmlformats.org/officeDocument/2006/relationships/image" Target="media/image15.wmf"/><Relationship Id="rId62" Type="http://schemas.openxmlformats.org/officeDocument/2006/relationships/oleObject" Target="embeddings/oleObject26.bin"/><Relationship Id="rId83" Type="http://schemas.openxmlformats.org/officeDocument/2006/relationships/oleObject" Target="embeddings/oleObject37.bin"/><Relationship Id="rId88" Type="http://schemas.openxmlformats.org/officeDocument/2006/relationships/image" Target="media/image36.wmf"/><Relationship Id="rId111" Type="http://schemas.openxmlformats.org/officeDocument/2006/relationships/oleObject" Target="embeddings/oleObject51.bin"/><Relationship Id="rId132" Type="http://schemas.openxmlformats.org/officeDocument/2006/relationships/image" Target="media/image58.wmf"/><Relationship Id="rId153" Type="http://schemas.openxmlformats.org/officeDocument/2006/relationships/image" Target="media/image68.wmf"/><Relationship Id="rId174" Type="http://schemas.openxmlformats.org/officeDocument/2006/relationships/oleObject" Target="embeddings/oleObject82.bin"/><Relationship Id="rId179" Type="http://schemas.openxmlformats.org/officeDocument/2006/relationships/theme" Target="theme/theme1.xml"/><Relationship Id="rId15" Type="http://schemas.openxmlformats.org/officeDocument/2006/relationships/image" Target="media/image2.wmf"/><Relationship Id="rId36" Type="http://schemas.openxmlformats.org/officeDocument/2006/relationships/oleObject" Target="embeddings/oleObject11.bin"/><Relationship Id="rId57" Type="http://schemas.openxmlformats.org/officeDocument/2006/relationships/image" Target="media/image21.wmf"/><Relationship Id="rId106" Type="http://schemas.openxmlformats.org/officeDocument/2006/relationships/image" Target="media/image45.wmf"/><Relationship Id="rId127" Type="http://schemas.openxmlformats.org/officeDocument/2006/relationships/oleObject" Target="embeddings/oleObject59.bin"/><Relationship Id="rId10" Type="http://schemas.openxmlformats.org/officeDocument/2006/relationships/header" Target="header1.xml"/><Relationship Id="rId31" Type="http://schemas.openxmlformats.org/officeDocument/2006/relationships/image" Target="media/image10.wmf"/><Relationship Id="rId52" Type="http://schemas.openxmlformats.org/officeDocument/2006/relationships/oleObject" Target="embeddings/oleObject20.bin"/><Relationship Id="rId73" Type="http://schemas.openxmlformats.org/officeDocument/2006/relationships/oleObject" Target="embeddings/oleObject32.bin"/><Relationship Id="rId78" Type="http://schemas.openxmlformats.org/officeDocument/2006/relationships/image" Target="media/image31.wmf"/><Relationship Id="rId94" Type="http://schemas.openxmlformats.org/officeDocument/2006/relationships/image" Target="media/image39.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3.wmf"/><Relationship Id="rId143" Type="http://schemas.openxmlformats.org/officeDocument/2006/relationships/oleObject" Target="embeddings/oleObject67.bin"/><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76.wmf"/><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47" Type="http://schemas.openxmlformats.org/officeDocument/2006/relationships/oleObject" Target="embeddings/oleObject17.bin"/><Relationship Id="rId68" Type="http://schemas.openxmlformats.org/officeDocument/2006/relationships/image" Target="media/image26.wmf"/><Relationship Id="rId89" Type="http://schemas.openxmlformats.org/officeDocument/2006/relationships/oleObject" Target="embeddings/oleObject40.bin"/><Relationship Id="rId112" Type="http://schemas.openxmlformats.org/officeDocument/2006/relationships/image" Target="media/image48.wmf"/><Relationship Id="rId133" Type="http://schemas.openxmlformats.org/officeDocument/2006/relationships/oleObject" Target="embeddings/oleObject62.bin"/><Relationship Id="rId154" Type="http://schemas.openxmlformats.org/officeDocument/2006/relationships/oleObject" Target="embeddings/oleObject73.bin"/><Relationship Id="rId175" Type="http://schemas.openxmlformats.org/officeDocument/2006/relationships/image" Target="media/image80.emf"/><Relationship Id="rId16" Type="http://schemas.openxmlformats.org/officeDocument/2006/relationships/oleObject" Target="embeddings/oleObject2.bin"/><Relationship Id="rId37" Type="http://schemas.openxmlformats.org/officeDocument/2006/relationships/image" Target="media/image13.wmf"/><Relationship Id="rId58" Type="http://schemas.openxmlformats.org/officeDocument/2006/relationships/oleObject" Target="embeddings/oleObject24.bin"/><Relationship Id="rId79" Type="http://schemas.openxmlformats.org/officeDocument/2006/relationships/oleObject" Target="embeddings/oleObject35.bin"/><Relationship Id="rId102" Type="http://schemas.openxmlformats.org/officeDocument/2006/relationships/image" Target="media/image43.wmf"/><Relationship Id="rId123" Type="http://schemas.openxmlformats.org/officeDocument/2006/relationships/oleObject" Target="embeddings/oleObject57.bin"/><Relationship Id="rId144" Type="http://schemas.openxmlformats.org/officeDocument/2006/relationships/image" Target="media/image64.wmf"/><Relationship Id="rId90" Type="http://schemas.openxmlformats.org/officeDocument/2006/relationships/image" Target="media/image37.wmf"/><Relationship Id="rId165" Type="http://schemas.openxmlformats.org/officeDocument/2006/relationships/image" Target="media/image74.wmf"/><Relationship Id="rId27" Type="http://schemas.openxmlformats.org/officeDocument/2006/relationships/image" Target="media/image8.wmf"/><Relationship Id="rId48" Type="http://schemas.openxmlformats.org/officeDocument/2006/relationships/image" Target="media/image18.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59.wmf"/><Relationship Id="rId80" Type="http://schemas.openxmlformats.org/officeDocument/2006/relationships/image" Target="media/image32.wmf"/><Relationship Id="rId155" Type="http://schemas.openxmlformats.org/officeDocument/2006/relationships/image" Target="media/image69.wmf"/><Relationship Id="rId176" Type="http://schemas.openxmlformats.org/officeDocument/2006/relationships/image" Target="media/image81.png"/><Relationship Id="rId17" Type="http://schemas.openxmlformats.org/officeDocument/2006/relationships/image" Target="media/image3.wmf"/><Relationship Id="rId38" Type="http://schemas.openxmlformats.org/officeDocument/2006/relationships/oleObject" Target="embeddings/oleObject12.bin"/><Relationship Id="rId59" Type="http://schemas.openxmlformats.org/officeDocument/2006/relationships/image" Target="media/image22.wmf"/><Relationship Id="rId103" Type="http://schemas.openxmlformats.org/officeDocument/2006/relationships/oleObject" Target="embeddings/oleObject47.bin"/><Relationship Id="rId124" Type="http://schemas.openxmlformats.org/officeDocument/2006/relationships/image" Target="media/image54.wmf"/><Relationship Id="rId70" Type="http://schemas.openxmlformats.org/officeDocument/2006/relationships/image" Target="media/image27.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oleObject" Target="embeddings/oleObject79.bin"/><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2293</Words>
  <Characters>13073</Characters>
  <Application>Microsoft Office Word</Application>
  <DocSecurity>0</DocSecurity>
  <Lines>108</Lines>
  <Paragraphs>30</Paragraphs>
  <ScaleCrop>false</ScaleCrop>
  <Company>Microsoft</Company>
  <LinksUpToDate>false</LinksUpToDate>
  <CharactersWithSpaces>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区块链驱动的边缘计算系统联合优化算法</dc:title>
  <dc:subject/>
  <dc:creator>胥娇</dc:creator>
  <cp:keywords/>
  <cp:lastModifiedBy>HQ L</cp:lastModifiedBy>
  <cp:revision>2</cp:revision>
  <dcterms:created xsi:type="dcterms:W3CDTF">2026-10-12T03:59:00Z</dcterms:created>
  <dcterms:modified xsi:type="dcterms:W3CDTF">2026-10-12T03:59:00Z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E0E7E679B0014D8484B06E4BB56D3C91_13</vt:lpwstr>
  </property>
  <property fmtid="{D5CDD505-2E9C-101B-9397-08002B2CF9AE}" pid="4" name="MTEquationSection">
    <vt:lpwstr>1</vt:lpwstr>
  </property>
  <property fmtid="{D5CDD505-2E9C-101B-9397-08002B2CF9AE}" pid="5" name="MTEquationNumber2">
    <vt:lpwstr>(#E1)</vt:lpwstr>
  </property>
  <property fmtid="{D5CDD505-2E9C-101B-9397-08002B2CF9AE}" pid="6" name="MTCustomEquationNumber">
    <vt:lpwstr>1</vt:lpwstr>
  </property>
  <property fmtid="{D5CDD505-2E9C-101B-9397-08002B2CF9AE}" pid="7" name="MTWinEqns">
    <vt:bool>true</vt:bool>
  </property>
  <property fmtid="{D5CDD505-2E9C-101B-9397-08002B2CF9AE}" pid="8" name="KSOTemplateDocerSaveRecord">
    <vt:lpwstr>eyJoZGlkIjoiMDQ5MTc3NGQ0ZmMwODk5ZDQ4MTRlY2NkNDYwMGI3NDciLCJ1c2VySWQiOiIxNTk5NDQ1NzEyIn0=</vt:lpwstr>
  </property>
</Properties>
</file>